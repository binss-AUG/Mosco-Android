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1130" w14:textId="77777777" w:rsidR="0045053A" w:rsidRPr="00A5343C" w:rsidRDefault="0045053A" w:rsidP="00745672">
      <w:pPr>
        <w:jc w:val="center"/>
        <w:rPr>
          <w:rFonts w:cs="Times New Roman"/>
          <w:b/>
          <w:sz w:val="34"/>
          <w:szCs w:val="26"/>
        </w:rPr>
      </w:pPr>
      <w:r w:rsidRPr="00A5343C">
        <w:rPr>
          <w:rFonts w:cs="Times New Roman"/>
          <w:b/>
          <w:sz w:val="30"/>
        </w:rPr>
        <w:t>ĐẠI HỌC QUỐC GIA TP. HỒ CHÍ MINH</w:t>
      </w:r>
    </w:p>
    <w:p w14:paraId="21DB4A69" w14:textId="77777777" w:rsidR="0045053A" w:rsidRPr="00A5343C" w:rsidRDefault="0045053A" w:rsidP="0045053A">
      <w:pPr>
        <w:spacing w:before="60" w:after="60"/>
        <w:jc w:val="center"/>
        <w:rPr>
          <w:rFonts w:cs="Times New Roman"/>
          <w:b/>
          <w:szCs w:val="26"/>
        </w:rPr>
      </w:pPr>
      <w:r w:rsidRPr="00A5343C">
        <w:rPr>
          <w:rFonts w:cs="Times New Roman"/>
          <w:b/>
          <w:sz w:val="32"/>
          <w:szCs w:val="32"/>
        </w:rPr>
        <w:t>TRƯỜNG ĐẠI HỌC CÔNG NGHỆ THÔNG TIN</w:t>
      </w:r>
    </w:p>
    <w:p w14:paraId="74C26E3D" w14:textId="26E2E891" w:rsidR="0045053A" w:rsidRPr="00A5343C" w:rsidRDefault="0045053A" w:rsidP="0045053A">
      <w:pPr>
        <w:tabs>
          <w:tab w:val="center" w:pos="4568"/>
          <w:tab w:val="left" w:pos="6120"/>
        </w:tabs>
        <w:rPr>
          <w:rFonts w:cs="Times New Roman"/>
          <w:b/>
          <w:sz w:val="32"/>
          <w:szCs w:val="32"/>
        </w:rPr>
      </w:pPr>
      <w:r w:rsidRPr="0045053A">
        <w:rPr>
          <w:rFonts w:cstheme="majorHAnsi"/>
          <w:b/>
          <w:sz w:val="32"/>
          <w:szCs w:val="32"/>
        </w:rPr>
        <w:tab/>
      </w:r>
      <w:r w:rsidRPr="00A5343C">
        <w:rPr>
          <w:rFonts w:cs="Times New Roman"/>
          <w:b/>
          <w:sz w:val="32"/>
          <w:szCs w:val="32"/>
        </w:rPr>
        <w:t>KHOA</w:t>
      </w:r>
      <w:ins w:id="0" w:author="Phạm Hoàn Mỹ" w:date="2026-06-05T21:58:00Z" w16du:dateUtc="2026-06-05T14:58:00Z">
        <w:r w:rsidR="009F60F7">
          <w:rPr>
            <w:rFonts w:cs="Times New Roman"/>
            <w:b/>
            <w:sz w:val="32"/>
            <w:szCs w:val="32"/>
            <w:lang w:val="en-US"/>
          </w:rPr>
          <w:t xml:space="preserve"> CÔNG NGHỆ PHẦN MỀM</w:t>
        </w:r>
      </w:ins>
      <w:del w:id="1" w:author="Phạm Hoàn Mỹ" w:date="2026-06-05T21:58:00Z" w16du:dateUtc="2026-06-05T14:58:00Z">
        <w:r w:rsidRPr="00A5343C" w:rsidDel="009F60F7">
          <w:rPr>
            <w:rFonts w:cs="Times New Roman"/>
            <w:b/>
            <w:sz w:val="32"/>
            <w:szCs w:val="32"/>
          </w:rPr>
          <w:delText>………..</w:delText>
        </w:r>
      </w:del>
      <w:r w:rsidRPr="00A5343C">
        <w:rPr>
          <w:rFonts w:cs="Times New Roman"/>
          <w:b/>
          <w:sz w:val="32"/>
          <w:szCs w:val="32"/>
        </w:rPr>
        <w:tab/>
      </w:r>
    </w:p>
    <w:p w14:paraId="620C2108" w14:textId="77777777" w:rsidR="0045053A" w:rsidRPr="00A5343C" w:rsidRDefault="0045053A" w:rsidP="0045053A">
      <w:pPr>
        <w:jc w:val="center"/>
        <w:rPr>
          <w:rFonts w:cs="Times New Roman"/>
          <w:sz w:val="28"/>
        </w:rPr>
      </w:pPr>
    </w:p>
    <w:p w14:paraId="065C07F3" w14:textId="77777777" w:rsidR="0045053A" w:rsidRPr="00A5343C" w:rsidRDefault="0045053A" w:rsidP="0045053A">
      <w:pPr>
        <w:jc w:val="center"/>
        <w:rPr>
          <w:rFonts w:cs="Times New Roman"/>
          <w:sz w:val="28"/>
        </w:rPr>
      </w:pPr>
    </w:p>
    <w:p w14:paraId="13A9B92A" w14:textId="77777777" w:rsidR="0045053A" w:rsidRPr="00A5343C" w:rsidRDefault="0045053A" w:rsidP="0045053A">
      <w:pPr>
        <w:jc w:val="center"/>
        <w:rPr>
          <w:rFonts w:cs="Times New Roman"/>
          <w:b/>
          <w:sz w:val="28"/>
        </w:rPr>
      </w:pPr>
    </w:p>
    <w:p w14:paraId="71314976" w14:textId="149B5702" w:rsidR="0045053A" w:rsidRDefault="0045053A" w:rsidP="0045053A">
      <w:pPr>
        <w:jc w:val="center"/>
        <w:rPr>
          <w:ins w:id="2" w:author="Phạm Hoàn Mỹ" w:date="2026-06-05T22:05:00Z" w16du:dateUtc="2026-06-05T15:05:00Z"/>
          <w:rFonts w:cs="Times New Roman"/>
          <w:b/>
          <w:sz w:val="28"/>
          <w:lang w:val="en-US"/>
        </w:rPr>
      </w:pPr>
      <w:del w:id="3" w:author="Phạm Hoàn Mỹ" w:date="2026-06-05T22:05:00Z" w16du:dateUtc="2026-06-05T15:05:00Z">
        <w:r w:rsidRPr="00A5343C" w:rsidDel="009F60F7">
          <w:rPr>
            <w:rFonts w:cs="Times New Roman"/>
            <w:b/>
            <w:sz w:val="28"/>
          </w:rPr>
          <w:delText>&lt;TÊN SINH VIÊN&gt;</w:delText>
        </w:r>
      </w:del>
      <w:ins w:id="4" w:author="Phạm Hoàn Mỹ" w:date="2026-06-05T22:05:00Z" w16du:dateUtc="2026-06-05T15:05:00Z">
        <w:r w:rsidR="009F60F7">
          <w:rPr>
            <w:rFonts w:cs="Times New Roman"/>
            <w:b/>
            <w:sz w:val="28"/>
            <w:lang w:val="en-US"/>
          </w:rPr>
          <w:t>PHẠM HOÀN MỸ</w:t>
        </w:r>
      </w:ins>
    </w:p>
    <w:p w14:paraId="7834BF0F" w14:textId="782228E4" w:rsidR="009F60F7" w:rsidRPr="009F60F7" w:rsidRDefault="009F60F7" w:rsidP="0045053A">
      <w:pPr>
        <w:jc w:val="center"/>
        <w:rPr>
          <w:rFonts w:cs="Times New Roman"/>
          <w:b/>
          <w:sz w:val="28"/>
          <w:lang w:val="en-US"/>
          <w:rPrChange w:id="5" w:author="Phạm Hoàn Mỹ" w:date="2026-06-05T22:05:00Z" w16du:dateUtc="2026-06-05T15:05:00Z">
            <w:rPr>
              <w:rFonts w:cs="Times New Roman"/>
              <w:b/>
              <w:sz w:val="28"/>
            </w:rPr>
          </w:rPrChange>
        </w:rPr>
      </w:pPr>
      <w:ins w:id="6" w:author="Phạm Hoàn Mỹ" w:date="2026-06-05T22:05:00Z" w16du:dateUtc="2026-06-05T15:05:00Z">
        <w:r>
          <w:rPr>
            <w:rFonts w:cs="Times New Roman"/>
            <w:b/>
            <w:sz w:val="28"/>
            <w:lang w:val="en-US"/>
          </w:rPr>
          <w:t>NGUYỄN TRỌNG MINH</w:t>
        </w:r>
      </w:ins>
    </w:p>
    <w:p w14:paraId="0ADC1F78" w14:textId="77777777" w:rsidR="0045053A" w:rsidRPr="00A5343C" w:rsidDel="00817F7F" w:rsidRDefault="0045053A" w:rsidP="0045053A">
      <w:pPr>
        <w:jc w:val="center"/>
        <w:rPr>
          <w:del w:id="7" w:author="Phạm Hoàn Mỹ" w:date="2026-06-05T22:18:00Z" w16du:dateUtc="2026-06-05T15:18:00Z"/>
          <w:rFonts w:cs="Times New Roman"/>
          <w:sz w:val="28"/>
        </w:rPr>
      </w:pPr>
    </w:p>
    <w:p w14:paraId="39AFEBC7" w14:textId="77777777" w:rsidR="0045053A" w:rsidRPr="00817F7F" w:rsidRDefault="0045053A">
      <w:pPr>
        <w:rPr>
          <w:rFonts w:cs="Times New Roman"/>
          <w:b/>
          <w:sz w:val="28"/>
          <w:lang w:val="en-US"/>
          <w:rPrChange w:id="8" w:author="Phạm Hoàn Mỹ" w:date="2026-06-05T22:18:00Z" w16du:dateUtc="2026-06-05T15:18:00Z">
            <w:rPr>
              <w:rFonts w:cs="Times New Roman"/>
              <w:b/>
              <w:sz w:val="28"/>
            </w:rPr>
          </w:rPrChange>
        </w:rPr>
        <w:pPrChange w:id="9" w:author="Phạm Hoàn Mỹ" w:date="2026-06-05T22:18:00Z" w16du:dateUtc="2026-06-05T15:18:00Z">
          <w:pPr>
            <w:jc w:val="center"/>
          </w:pPr>
        </w:pPrChange>
      </w:pPr>
    </w:p>
    <w:p w14:paraId="2CF4F913" w14:textId="77777777" w:rsidR="0045053A" w:rsidRPr="00A5343C" w:rsidRDefault="0045053A" w:rsidP="0045053A">
      <w:pPr>
        <w:jc w:val="center"/>
        <w:rPr>
          <w:rFonts w:cs="Times New Roman"/>
          <w:b/>
          <w:sz w:val="28"/>
        </w:rPr>
      </w:pPr>
    </w:p>
    <w:p w14:paraId="4D042831" w14:textId="35BA18D5" w:rsidR="0045053A" w:rsidRPr="009F60F7" w:rsidRDefault="0045053A" w:rsidP="0045053A">
      <w:pPr>
        <w:jc w:val="center"/>
        <w:rPr>
          <w:rFonts w:cs="Times New Roman"/>
          <w:b/>
          <w:sz w:val="28"/>
          <w:lang w:val="en-US"/>
          <w:rPrChange w:id="10" w:author="Phạm Hoàn Mỹ" w:date="2026-06-05T22:06:00Z" w16du:dateUtc="2026-06-05T15:06:00Z">
            <w:rPr>
              <w:rFonts w:cs="Times New Roman"/>
              <w:b/>
              <w:sz w:val="28"/>
            </w:rPr>
          </w:rPrChange>
        </w:rPr>
      </w:pPr>
      <w:del w:id="11" w:author="Phạm Hoàn Mỹ" w:date="2026-06-05T22:06:00Z" w16du:dateUtc="2026-06-05T15:06:00Z">
        <w:r w:rsidRPr="00A5343C" w:rsidDel="009F60F7">
          <w:rPr>
            <w:rFonts w:cs="Times New Roman"/>
            <w:b/>
            <w:sz w:val="32"/>
            <w:szCs w:val="32"/>
          </w:rPr>
          <w:delText>KHÓA LUẬN TỐT NGHIỆP</w:delText>
        </w:r>
      </w:del>
      <w:ins w:id="12" w:author="Phạm Hoàn Mỹ" w:date="2026-06-05T22:06:00Z" w16du:dateUtc="2026-06-05T15:06:00Z">
        <w:r w:rsidR="009F60F7">
          <w:rPr>
            <w:rFonts w:cs="Times New Roman"/>
            <w:b/>
            <w:sz w:val="32"/>
            <w:szCs w:val="32"/>
            <w:lang w:val="en-US"/>
          </w:rPr>
          <w:t>BÁO CÁO ĐỒ ÁN</w:t>
        </w:r>
      </w:ins>
    </w:p>
    <w:p w14:paraId="3386B4EC" w14:textId="27F5B820" w:rsidR="0045053A" w:rsidRPr="00817F7F" w:rsidRDefault="00817F7F" w:rsidP="0045053A">
      <w:pPr>
        <w:jc w:val="center"/>
        <w:rPr>
          <w:rFonts w:cstheme="majorHAnsi"/>
          <w:b/>
          <w:sz w:val="36"/>
          <w:szCs w:val="36"/>
          <w:lang w:val="en-US"/>
          <w:rPrChange w:id="13" w:author="Phạm Hoàn Mỹ" w:date="2026-06-05T22:08:00Z" w16du:dateUtc="2026-06-05T15:08:00Z">
            <w:rPr>
              <w:rFonts w:cstheme="majorHAnsi"/>
              <w:b/>
              <w:sz w:val="36"/>
              <w:szCs w:val="36"/>
            </w:rPr>
          </w:rPrChange>
        </w:rPr>
      </w:pPr>
      <w:ins w:id="14" w:author="Phạm Hoàn Mỹ" w:date="2026-06-05T22:17:00Z" w16du:dateUtc="2026-06-05T15:17:00Z">
        <w:r>
          <w:rPr>
            <w:rFonts w:cs="Times New Roman"/>
            <w:b/>
            <w:sz w:val="36"/>
            <w:szCs w:val="36"/>
            <w:lang w:val="en-US"/>
          </w:rPr>
          <w:t xml:space="preserve">MOSCO - </w:t>
        </w:r>
      </w:ins>
      <w:del w:id="15" w:author="Phạm Hoàn Mỹ" w:date="2026-06-05T22:08:00Z" w16du:dateUtc="2026-06-05T15:08:00Z">
        <w:r w:rsidR="0045053A" w:rsidRPr="00A5343C" w:rsidDel="00817F7F">
          <w:rPr>
            <w:rFonts w:cs="Times New Roman"/>
            <w:b/>
            <w:sz w:val="36"/>
            <w:szCs w:val="36"/>
          </w:rPr>
          <w:delText>&lt;TÊN KHÓA LUẬN TỐT NGHIỆP</w:delText>
        </w:r>
        <w:r w:rsidR="0045053A" w:rsidRPr="0045053A" w:rsidDel="00817F7F">
          <w:rPr>
            <w:rFonts w:cstheme="majorHAnsi"/>
            <w:b/>
            <w:sz w:val="36"/>
            <w:szCs w:val="36"/>
          </w:rPr>
          <w:delText>&gt;</w:delText>
        </w:r>
      </w:del>
      <w:ins w:id="16" w:author="Phạm Hoàn Mỹ" w:date="2026-06-05T22:16:00Z" w16du:dateUtc="2026-06-05T15:16:00Z">
        <w:r>
          <w:rPr>
            <w:rFonts w:cs="Times New Roman"/>
            <w:b/>
            <w:sz w:val="36"/>
            <w:szCs w:val="36"/>
            <w:lang w:val="en-US"/>
          </w:rPr>
          <w:t xml:space="preserve">XÂY DỰNG HỆ THỐNG GACHA VÀ QUẢN LÍ </w:t>
        </w:r>
      </w:ins>
      <w:ins w:id="17" w:author="Phạm Hoàn Mỹ" w:date="2026-06-05T22:17:00Z" w16du:dateUtc="2026-06-05T15:17:00Z">
        <w:r>
          <w:rPr>
            <w:rFonts w:cs="Times New Roman"/>
            <w:b/>
            <w:sz w:val="36"/>
            <w:szCs w:val="36"/>
            <w:lang w:val="en-US"/>
          </w:rPr>
          <w:t>SƯU TẬP THẺ BÀI VỚI KIẾN TRÚC LOCAL-FIRST</w:t>
        </w:r>
      </w:ins>
    </w:p>
    <w:p w14:paraId="51D78266" w14:textId="4EE95DE4" w:rsidR="008F7660" w:rsidRPr="008F7660" w:rsidDel="00817F7F" w:rsidRDefault="00817F7F" w:rsidP="008F7660">
      <w:pPr>
        <w:jc w:val="center"/>
        <w:rPr>
          <w:del w:id="18" w:author="Phạm Hoàn Mỹ" w:date="2026-06-05T22:10:00Z" w16du:dateUtc="2026-06-05T15:10:00Z"/>
          <w:rFonts w:cs="Times New Roman"/>
          <w:b/>
          <w:color w:val="000000" w:themeColor="text1"/>
          <w:sz w:val="32"/>
          <w:szCs w:val="32"/>
          <w:lang w:val="en-US"/>
        </w:rPr>
      </w:pPr>
      <w:ins w:id="19" w:author="Phạm Hoàn Mỹ" w:date="2026-06-05T22:17:00Z">
        <w:r w:rsidRPr="00817F7F">
          <w:rPr>
            <w:rFonts w:cs="Times New Roman"/>
            <w:b/>
            <w:color w:val="FF0000"/>
            <w:sz w:val="32"/>
            <w:szCs w:val="32"/>
          </w:rPr>
          <w:t> </w:t>
        </w:r>
      </w:ins>
      <w:ins w:id="20" w:author="Phạm Hoàn Mỹ" w:date="2026-06-05T22:17:00Z" w16du:dateUtc="2026-06-05T15:17:00Z">
        <w:r>
          <w:rPr>
            <w:rFonts w:cs="Times New Roman"/>
            <w:b/>
            <w:color w:val="FF0000"/>
            <w:sz w:val="32"/>
            <w:szCs w:val="32"/>
            <w:lang w:val="en-US"/>
          </w:rPr>
          <w:t xml:space="preserve">Mosco - </w:t>
        </w:r>
      </w:ins>
      <w:ins w:id="21" w:author="Phạm Hoàn Mỹ" w:date="2026-06-05T22:17:00Z">
        <w:r w:rsidRPr="00817F7F">
          <w:rPr>
            <w:rFonts w:cs="Times New Roman"/>
            <w:b/>
            <w:color w:val="FF0000"/>
            <w:sz w:val="32"/>
            <w:szCs w:val="32"/>
          </w:rPr>
          <w:t>Building Gacha and Card Management System with Local-First Architecture</w:t>
        </w:r>
        <w:r w:rsidRPr="00817F7F" w:rsidDel="00817F7F">
          <w:rPr>
            <w:rFonts w:cs="Times New Roman"/>
            <w:b/>
            <w:color w:val="FF0000"/>
            <w:sz w:val="32"/>
            <w:szCs w:val="32"/>
          </w:rPr>
          <w:t xml:space="preserve"> </w:t>
        </w:r>
      </w:ins>
      <w:del w:id="22" w:author="Phạm Hoàn Mỹ" w:date="2026-06-05T22:10:00Z" w16du:dateUtc="2026-06-05T15:10:00Z">
        <w:r w:rsidR="008F7660" w:rsidRPr="008F7660" w:rsidDel="00817F7F">
          <w:rPr>
            <w:rFonts w:cs="Times New Roman"/>
            <w:b/>
            <w:color w:val="FF0000"/>
            <w:sz w:val="32"/>
            <w:szCs w:val="32"/>
          </w:rPr>
          <w:delText>&lt;Tên khóa luận Tiếng Anh&gt;</w:delText>
        </w:r>
      </w:del>
    </w:p>
    <w:p w14:paraId="53B25387" w14:textId="77777777" w:rsidR="0045053A" w:rsidRPr="0045053A" w:rsidRDefault="0045053A" w:rsidP="0045053A">
      <w:pPr>
        <w:jc w:val="center"/>
        <w:rPr>
          <w:rFonts w:cstheme="majorHAnsi"/>
          <w:sz w:val="28"/>
        </w:rPr>
      </w:pPr>
    </w:p>
    <w:p w14:paraId="7B3B3F07" w14:textId="77777777" w:rsidR="0045053A" w:rsidRPr="0045053A" w:rsidRDefault="0045053A" w:rsidP="0045053A">
      <w:pPr>
        <w:jc w:val="center"/>
        <w:rPr>
          <w:rFonts w:cstheme="majorHAnsi"/>
          <w:sz w:val="28"/>
        </w:rPr>
      </w:pPr>
    </w:p>
    <w:p w14:paraId="2AEDD958" w14:textId="380B3507" w:rsidR="0045053A" w:rsidRPr="00A5343C" w:rsidDel="00817F7F" w:rsidRDefault="0045053A" w:rsidP="0045053A">
      <w:pPr>
        <w:jc w:val="center"/>
        <w:rPr>
          <w:del w:id="23" w:author="Phạm Hoàn Mỹ" w:date="2026-06-05T22:11:00Z" w16du:dateUtc="2026-06-05T15:11:00Z"/>
          <w:rFonts w:cs="Times New Roman"/>
          <w:b/>
          <w:sz w:val="28"/>
        </w:rPr>
      </w:pPr>
      <w:del w:id="24" w:author="Phạm Hoàn Mỹ" w:date="2026-06-05T22:11:00Z" w16du:dateUtc="2026-06-05T15:11:00Z">
        <w:r w:rsidRPr="00A5343C" w:rsidDel="00817F7F">
          <w:rPr>
            <w:rFonts w:cs="Times New Roman"/>
            <w:b/>
            <w:sz w:val="28"/>
          </w:rPr>
          <w:delText>KỸ SƯ/ CỬ NHÂN NGÀNH &lt;TÊN NGÀNH&gt;</w:delText>
        </w:r>
      </w:del>
    </w:p>
    <w:p w14:paraId="01B7CABB" w14:textId="77777777" w:rsidR="0045053A" w:rsidRPr="0045053A" w:rsidRDefault="0045053A" w:rsidP="0045053A">
      <w:pPr>
        <w:jc w:val="center"/>
        <w:rPr>
          <w:rFonts w:cstheme="majorHAnsi"/>
          <w:sz w:val="28"/>
        </w:rPr>
      </w:pPr>
    </w:p>
    <w:p w14:paraId="02E91F89" w14:textId="77777777" w:rsidR="0045053A" w:rsidRPr="0045053A" w:rsidRDefault="0045053A" w:rsidP="0045053A">
      <w:pPr>
        <w:ind w:left="1440" w:firstLine="720"/>
        <w:jc w:val="center"/>
        <w:rPr>
          <w:rFonts w:cstheme="majorHAnsi"/>
          <w:sz w:val="28"/>
        </w:rPr>
      </w:pPr>
    </w:p>
    <w:p w14:paraId="446B75B5" w14:textId="77777777" w:rsidR="0045053A" w:rsidRPr="0045053A" w:rsidRDefault="0045053A" w:rsidP="0045053A">
      <w:pPr>
        <w:ind w:left="1440" w:firstLine="720"/>
        <w:jc w:val="center"/>
        <w:rPr>
          <w:rFonts w:cstheme="majorHAnsi"/>
          <w:sz w:val="28"/>
        </w:rPr>
      </w:pPr>
    </w:p>
    <w:p w14:paraId="698F6E4C" w14:textId="77777777" w:rsidR="0045053A" w:rsidRPr="00A05023" w:rsidRDefault="0045053A" w:rsidP="0045053A">
      <w:pPr>
        <w:rPr>
          <w:rFonts w:cstheme="majorHAnsi"/>
          <w:sz w:val="28"/>
        </w:rPr>
      </w:pPr>
    </w:p>
    <w:p w14:paraId="3E875218" w14:textId="77777777" w:rsidR="0045053A" w:rsidRPr="0045053A" w:rsidRDefault="0045053A" w:rsidP="0045053A">
      <w:pPr>
        <w:rPr>
          <w:rFonts w:cstheme="majorHAnsi"/>
          <w:sz w:val="28"/>
        </w:rPr>
      </w:pPr>
    </w:p>
    <w:p w14:paraId="68653F8E" w14:textId="77777777" w:rsidR="0045053A" w:rsidRPr="0045053A" w:rsidRDefault="0045053A" w:rsidP="0045053A">
      <w:pPr>
        <w:jc w:val="center"/>
        <w:rPr>
          <w:rFonts w:cstheme="majorHAnsi"/>
          <w:b/>
          <w:szCs w:val="26"/>
        </w:rPr>
      </w:pPr>
    </w:p>
    <w:p w14:paraId="0F440674" w14:textId="77777777" w:rsidR="0045053A" w:rsidRPr="0045053A" w:rsidRDefault="0045053A" w:rsidP="0045053A">
      <w:pPr>
        <w:jc w:val="center"/>
        <w:rPr>
          <w:rFonts w:cstheme="majorHAnsi"/>
          <w:b/>
          <w:szCs w:val="26"/>
        </w:rPr>
      </w:pPr>
    </w:p>
    <w:p w14:paraId="3FB837C7" w14:textId="4C782710" w:rsidR="0045053A" w:rsidRPr="00817F7F" w:rsidRDefault="0045053A" w:rsidP="0045053A">
      <w:pPr>
        <w:jc w:val="center"/>
        <w:rPr>
          <w:rFonts w:cs="Times New Roman"/>
          <w:b/>
          <w:szCs w:val="26"/>
          <w:lang w:val="en-US"/>
          <w:rPrChange w:id="25" w:author="Phạm Hoàn Mỹ" w:date="2026-06-05T22:11:00Z" w16du:dateUtc="2026-06-05T15:11:00Z">
            <w:rPr>
              <w:rFonts w:cs="Times New Roman"/>
              <w:b/>
              <w:szCs w:val="26"/>
            </w:rPr>
          </w:rPrChange>
        </w:rPr>
      </w:pPr>
      <w:r w:rsidRPr="00A5343C">
        <w:rPr>
          <w:rFonts w:cs="Times New Roman"/>
          <w:b/>
          <w:szCs w:val="26"/>
        </w:rPr>
        <w:t xml:space="preserve">TP. HỒ CHÍ MINH, </w:t>
      </w:r>
      <w:del w:id="26" w:author="Phạm Hoàn Mỹ" w:date="2026-06-05T22:11:00Z" w16du:dateUtc="2026-06-05T15:11:00Z">
        <w:r w:rsidRPr="00A5343C" w:rsidDel="00817F7F">
          <w:rPr>
            <w:rFonts w:cs="Times New Roman"/>
            <w:b/>
            <w:szCs w:val="26"/>
          </w:rPr>
          <w:delText>&lt;NĂM&gt;</w:delText>
        </w:r>
      </w:del>
      <w:ins w:id="27" w:author="Phạm Hoàn Mỹ" w:date="2026-06-05T22:11:00Z" w16du:dateUtc="2026-06-05T15:11:00Z">
        <w:r w:rsidR="00817F7F">
          <w:rPr>
            <w:rFonts w:cs="Times New Roman"/>
            <w:b/>
            <w:szCs w:val="26"/>
            <w:lang w:val="en-US"/>
          </w:rPr>
          <w:t>2026</w:t>
        </w:r>
      </w:ins>
    </w:p>
    <w:p w14:paraId="1940AA82" w14:textId="77777777" w:rsidR="00A1168A" w:rsidRDefault="00A1168A" w:rsidP="0045053A">
      <w:pPr>
        <w:jc w:val="center"/>
        <w:rPr>
          <w:rFonts w:cstheme="majorHAnsi"/>
          <w:b/>
          <w:szCs w:val="26"/>
        </w:rPr>
        <w:sectPr w:rsidR="00A1168A"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60D9EF34" w14:textId="77777777" w:rsidR="00A1168A" w:rsidRPr="00A5343C" w:rsidRDefault="00A1168A" w:rsidP="00B33DC2">
      <w:pPr>
        <w:jc w:val="center"/>
        <w:rPr>
          <w:rFonts w:cs="Times New Roman"/>
          <w:b/>
          <w:sz w:val="28"/>
          <w:szCs w:val="28"/>
        </w:rPr>
      </w:pPr>
      <w:r w:rsidRPr="00A5343C">
        <w:rPr>
          <w:rFonts w:cs="Times New Roman"/>
          <w:b/>
          <w:sz w:val="28"/>
          <w:szCs w:val="28"/>
        </w:rPr>
        <w:lastRenderedPageBreak/>
        <w:t>ĐẠI HỌC QUỐC GIA TP. HỒ CHÍ MINH</w:t>
      </w:r>
    </w:p>
    <w:p w14:paraId="23BA7DA7" w14:textId="77777777" w:rsidR="00A1168A" w:rsidRPr="00A5343C" w:rsidRDefault="00A1168A" w:rsidP="00A1168A">
      <w:pPr>
        <w:spacing w:before="60" w:after="60"/>
        <w:jc w:val="center"/>
        <w:rPr>
          <w:rFonts w:cs="Times New Roman"/>
          <w:sz w:val="28"/>
          <w:szCs w:val="28"/>
        </w:rPr>
      </w:pPr>
      <w:r w:rsidRPr="00A5343C">
        <w:rPr>
          <w:rFonts w:cs="Times New Roman"/>
          <w:b/>
          <w:sz w:val="32"/>
          <w:szCs w:val="26"/>
        </w:rPr>
        <w:t>TRƯỜNG ĐẠI HỌC CÔNG NGHỆ THÔNG TIN</w:t>
      </w:r>
    </w:p>
    <w:p w14:paraId="44732864" w14:textId="352AB86C" w:rsidR="00A1168A" w:rsidRPr="00817F7F" w:rsidRDefault="00A1168A" w:rsidP="00A1168A">
      <w:pPr>
        <w:spacing w:before="60" w:after="60"/>
        <w:jc w:val="center"/>
        <w:rPr>
          <w:rFonts w:cs="Times New Roman"/>
          <w:b/>
          <w:sz w:val="36"/>
          <w:szCs w:val="26"/>
          <w:lang w:val="en-US"/>
          <w:rPrChange w:id="28" w:author="Phạm Hoàn Mỹ" w:date="2026-06-05T22:11:00Z" w16du:dateUtc="2026-06-05T15:11:00Z">
            <w:rPr>
              <w:rFonts w:cs="Times New Roman"/>
              <w:b/>
              <w:sz w:val="36"/>
              <w:szCs w:val="26"/>
            </w:rPr>
          </w:rPrChange>
        </w:rPr>
      </w:pPr>
      <w:r w:rsidRPr="00A5343C">
        <w:rPr>
          <w:rFonts w:cs="Times New Roman"/>
          <w:b/>
          <w:sz w:val="32"/>
          <w:szCs w:val="28"/>
        </w:rPr>
        <w:t>KHOA</w:t>
      </w:r>
      <w:del w:id="29" w:author="Phạm Hoàn Mỹ" w:date="2026-06-05T22:11:00Z" w16du:dateUtc="2026-06-05T15:11:00Z">
        <w:r w:rsidRPr="00A5343C" w:rsidDel="00817F7F">
          <w:rPr>
            <w:rFonts w:cs="Times New Roman"/>
            <w:b/>
            <w:sz w:val="32"/>
            <w:szCs w:val="28"/>
          </w:rPr>
          <w:delText>………….</w:delText>
        </w:r>
      </w:del>
      <w:ins w:id="30" w:author="Phạm Hoàn Mỹ" w:date="2026-06-05T22:11:00Z" w16du:dateUtc="2026-06-05T15:11:00Z">
        <w:r w:rsidR="00817F7F">
          <w:rPr>
            <w:rFonts w:cs="Times New Roman"/>
            <w:b/>
            <w:sz w:val="32"/>
            <w:szCs w:val="28"/>
            <w:lang w:val="en-US"/>
          </w:rPr>
          <w:t xml:space="preserve"> CÔNG NGHỆ PHẦN MỀM</w:t>
        </w:r>
      </w:ins>
    </w:p>
    <w:p w14:paraId="10E14B10" w14:textId="77777777" w:rsidR="00A1168A" w:rsidRPr="00A5343C" w:rsidRDefault="00A1168A" w:rsidP="00A1168A">
      <w:pPr>
        <w:jc w:val="center"/>
        <w:rPr>
          <w:rFonts w:cs="Times New Roman"/>
          <w:sz w:val="28"/>
        </w:rPr>
      </w:pPr>
    </w:p>
    <w:p w14:paraId="2E096A46" w14:textId="77777777" w:rsidR="00A1168A" w:rsidRPr="00A5343C" w:rsidRDefault="00A1168A" w:rsidP="00A1168A">
      <w:pPr>
        <w:jc w:val="center"/>
        <w:rPr>
          <w:rFonts w:cs="Times New Roman"/>
          <w:sz w:val="28"/>
        </w:rPr>
      </w:pPr>
    </w:p>
    <w:p w14:paraId="3A3EC184" w14:textId="77777777" w:rsidR="00A1168A" w:rsidRPr="00A5343C" w:rsidRDefault="00A1168A" w:rsidP="00A1168A">
      <w:pPr>
        <w:jc w:val="center"/>
        <w:rPr>
          <w:rFonts w:cs="Times New Roman"/>
          <w:sz w:val="28"/>
        </w:rPr>
      </w:pPr>
    </w:p>
    <w:p w14:paraId="1492C6BD" w14:textId="72950D44" w:rsidR="00A1168A" w:rsidRDefault="00A1168A" w:rsidP="00B33DC2">
      <w:pPr>
        <w:jc w:val="center"/>
        <w:rPr>
          <w:ins w:id="31" w:author="Phạm Hoàn Mỹ" w:date="2026-06-05T22:11:00Z" w16du:dateUtc="2026-06-05T15:11:00Z"/>
          <w:rFonts w:cs="Times New Roman"/>
          <w:b/>
          <w:sz w:val="28"/>
          <w:szCs w:val="28"/>
          <w:lang w:val="en-US"/>
        </w:rPr>
      </w:pPr>
      <w:del w:id="32" w:author="Phạm Hoàn Mỹ" w:date="2026-06-05T22:11:00Z" w16du:dateUtc="2026-06-05T15:11:00Z">
        <w:r w:rsidRPr="00A5343C" w:rsidDel="00817F7F">
          <w:rPr>
            <w:rFonts w:cs="Times New Roman"/>
            <w:b/>
            <w:sz w:val="28"/>
            <w:szCs w:val="28"/>
          </w:rPr>
          <w:delText>&lt;TÊN SINH VIÊN&gt;</w:delText>
        </w:r>
      </w:del>
      <w:ins w:id="33" w:author="Phạm Hoàn Mỹ" w:date="2026-06-05T22:11:00Z" w16du:dateUtc="2026-06-05T15:11:00Z">
        <w:r w:rsidR="00817F7F">
          <w:rPr>
            <w:rFonts w:cs="Times New Roman"/>
            <w:b/>
            <w:sz w:val="28"/>
            <w:szCs w:val="28"/>
            <w:lang w:val="en-US"/>
          </w:rPr>
          <w:t>PHẠM HOÀN MỸ</w:t>
        </w:r>
      </w:ins>
      <w:r w:rsidRPr="00A5343C">
        <w:rPr>
          <w:rFonts w:cs="Times New Roman"/>
          <w:b/>
          <w:sz w:val="28"/>
          <w:szCs w:val="28"/>
        </w:rPr>
        <w:t xml:space="preserve"> – </w:t>
      </w:r>
      <w:ins w:id="34" w:author="Phạm Hoàn Mỹ" w:date="2026-06-05T22:11:00Z" w16du:dateUtc="2026-06-05T15:11:00Z">
        <w:r w:rsidR="00817F7F">
          <w:rPr>
            <w:rFonts w:cs="Times New Roman"/>
            <w:b/>
            <w:sz w:val="28"/>
            <w:szCs w:val="28"/>
            <w:lang w:val="en-US"/>
          </w:rPr>
          <w:t>24521094</w:t>
        </w:r>
      </w:ins>
      <w:del w:id="35" w:author="Phạm Hoàn Mỹ" w:date="2026-06-05T22:11:00Z" w16du:dateUtc="2026-06-05T15:11:00Z">
        <w:r w:rsidRPr="00A5343C" w:rsidDel="00817F7F">
          <w:rPr>
            <w:rFonts w:cs="Times New Roman"/>
            <w:b/>
            <w:sz w:val="28"/>
            <w:szCs w:val="28"/>
          </w:rPr>
          <w:delText>&lt;MÃ SINH VIÊN&gt;</w:delText>
        </w:r>
      </w:del>
    </w:p>
    <w:p w14:paraId="12DE63EF" w14:textId="0D0C7AD9" w:rsidR="00817F7F" w:rsidRPr="00817F7F" w:rsidRDefault="00817F7F" w:rsidP="00B33DC2">
      <w:pPr>
        <w:jc w:val="center"/>
        <w:rPr>
          <w:rFonts w:cs="Times New Roman"/>
          <w:b/>
          <w:sz w:val="28"/>
          <w:szCs w:val="28"/>
          <w:lang w:val="en-US"/>
          <w:rPrChange w:id="36" w:author="Phạm Hoàn Mỹ" w:date="2026-06-05T22:11:00Z" w16du:dateUtc="2026-06-05T15:11:00Z">
            <w:rPr>
              <w:rFonts w:cs="Times New Roman"/>
              <w:b/>
              <w:sz w:val="28"/>
              <w:szCs w:val="28"/>
            </w:rPr>
          </w:rPrChange>
        </w:rPr>
      </w:pPr>
      <w:ins w:id="37" w:author="Phạm Hoàn Mỹ" w:date="2026-06-05T22:11:00Z" w16du:dateUtc="2026-06-05T15:11:00Z">
        <w:r>
          <w:rPr>
            <w:rFonts w:cs="Times New Roman"/>
            <w:b/>
            <w:sz w:val="28"/>
            <w:szCs w:val="28"/>
            <w:lang w:val="en-US"/>
          </w:rPr>
          <w:t>NGUY</w:t>
        </w:r>
      </w:ins>
      <w:ins w:id="38" w:author="Phạm Hoàn Mỹ" w:date="2026-06-05T22:12:00Z" w16du:dateUtc="2026-06-05T15:12:00Z">
        <w:r>
          <w:rPr>
            <w:rFonts w:cs="Times New Roman"/>
            <w:b/>
            <w:sz w:val="28"/>
            <w:szCs w:val="28"/>
            <w:lang w:val="en-US"/>
          </w:rPr>
          <w:t>ỄN TRỌNG MINH - 24521077</w:t>
        </w:r>
      </w:ins>
    </w:p>
    <w:p w14:paraId="5DDEF5B5" w14:textId="77777777" w:rsidR="00A1168A" w:rsidRPr="00A5343C" w:rsidDel="00E25B95" w:rsidRDefault="00A1168A" w:rsidP="00A1168A">
      <w:pPr>
        <w:jc w:val="center"/>
        <w:rPr>
          <w:del w:id="39" w:author="Phạm Hoàn Mỹ" w:date="2026-06-05T22:19:00Z" w16du:dateUtc="2026-06-05T15:19:00Z"/>
          <w:rFonts w:cs="Times New Roman"/>
          <w:sz w:val="28"/>
        </w:rPr>
      </w:pPr>
    </w:p>
    <w:p w14:paraId="4D8511AC" w14:textId="77777777" w:rsidR="00A1168A" w:rsidRPr="00E25B95" w:rsidRDefault="00A1168A">
      <w:pPr>
        <w:rPr>
          <w:rFonts w:cs="Times New Roman"/>
          <w:sz w:val="28"/>
          <w:lang w:val="en-US"/>
          <w:rPrChange w:id="40" w:author="Phạm Hoàn Mỹ" w:date="2026-06-05T22:19:00Z" w16du:dateUtc="2026-06-05T15:19:00Z">
            <w:rPr>
              <w:rFonts w:cs="Times New Roman"/>
              <w:sz w:val="28"/>
            </w:rPr>
          </w:rPrChange>
        </w:rPr>
        <w:pPrChange w:id="41" w:author="Phạm Hoàn Mỹ" w:date="2026-06-05T22:19:00Z" w16du:dateUtc="2026-06-05T15:19:00Z">
          <w:pPr>
            <w:jc w:val="center"/>
          </w:pPr>
        </w:pPrChange>
      </w:pPr>
    </w:p>
    <w:p w14:paraId="0503C310" w14:textId="77777777" w:rsidR="00A1168A" w:rsidRPr="00A5343C" w:rsidRDefault="00A1168A" w:rsidP="00A1168A">
      <w:pPr>
        <w:jc w:val="center"/>
        <w:rPr>
          <w:rFonts w:cs="Times New Roman"/>
          <w:sz w:val="28"/>
        </w:rPr>
      </w:pPr>
    </w:p>
    <w:p w14:paraId="7C5EEC8A" w14:textId="033B8DF1" w:rsidR="00A1168A" w:rsidRPr="00817F7F" w:rsidDel="00E25B95" w:rsidRDefault="00A1168A" w:rsidP="00A1168A">
      <w:pPr>
        <w:jc w:val="center"/>
        <w:rPr>
          <w:del w:id="42" w:author="Phạm Hoàn Mỹ" w:date="2026-06-05T22:19:00Z" w16du:dateUtc="2026-06-05T15:19:00Z"/>
          <w:rFonts w:cs="Times New Roman"/>
          <w:b/>
          <w:sz w:val="32"/>
          <w:lang w:val="en-US"/>
          <w:rPrChange w:id="43" w:author="Phạm Hoàn Mỹ" w:date="2026-06-05T22:12:00Z" w16du:dateUtc="2026-06-05T15:12:00Z">
            <w:rPr>
              <w:del w:id="44" w:author="Phạm Hoàn Mỹ" w:date="2026-06-05T22:19:00Z" w16du:dateUtc="2026-06-05T15:19:00Z"/>
              <w:rFonts w:cs="Times New Roman"/>
              <w:b/>
              <w:sz w:val="32"/>
            </w:rPr>
          </w:rPrChange>
        </w:rPr>
      </w:pPr>
      <w:del w:id="45" w:author="Phạm Hoàn Mỹ" w:date="2026-06-05T22:12:00Z" w16du:dateUtc="2026-06-05T15:12:00Z">
        <w:r w:rsidRPr="00A5343C" w:rsidDel="00817F7F">
          <w:rPr>
            <w:rFonts w:cs="Times New Roman"/>
            <w:b/>
            <w:sz w:val="32"/>
          </w:rPr>
          <w:delText>KHÓA LUẬN TỐT NGHIỆP</w:delText>
        </w:r>
      </w:del>
      <w:ins w:id="46" w:author="Phạm Hoàn Mỹ" w:date="2026-06-05T22:12:00Z" w16du:dateUtc="2026-06-05T15:12:00Z">
        <w:r w:rsidR="00817F7F">
          <w:rPr>
            <w:rFonts w:cs="Times New Roman"/>
            <w:b/>
            <w:sz w:val="32"/>
            <w:lang w:val="en-US"/>
          </w:rPr>
          <w:t>BÁO CÁO ĐỒ ÁN</w:t>
        </w:r>
      </w:ins>
    </w:p>
    <w:p w14:paraId="4548669F" w14:textId="304CD95E" w:rsidR="00817F7F" w:rsidRPr="00777704" w:rsidRDefault="00817F7F" w:rsidP="00E25B95">
      <w:pPr>
        <w:jc w:val="center"/>
        <w:rPr>
          <w:ins w:id="47" w:author="Phạm Hoàn Mỹ" w:date="2026-06-05T22:12:00Z" w16du:dateUtc="2026-06-05T15:12:00Z"/>
          <w:rFonts w:cstheme="majorHAnsi"/>
          <w:b/>
          <w:sz w:val="36"/>
          <w:szCs w:val="36"/>
          <w:lang w:val="en-US"/>
        </w:rPr>
      </w:pPr>
    </w:p>
    <w:p w14:paraId="0631B3F5" w14:textId="77777777" w:rsidR="00E25B95" w:rsidRPr="00777704" w:rsidRDefault="00E25B95" w:rsidP="00E25B95">
      <w:pPr>
        <w:jc w:val="center"/>
        <w:rPr>
          <w:ins w:id="48" w:author="Phạm Hoàn Mỹ" w:date="2026-06-05T22:19:00Z" w16du:dateUtc="2026-06-05T15:19:00Z"/>
          <w:rFonts w:cstheme="majorHAnsi"/>
          <w:b/>
          <w:sz w:val="36"/>
          <w:szCs w:val="36"/>
          <w:lang w:val="en-US"/>
        </w:rPr>
      </w:pPr>
      <w:ins w:id="49" w:author="Phạm Hoàn Mỹ" w:date="2026-06-05T22:19:00Z" w16du:dateUtc="2026-06-05T15:19:00Z">
        <w:r>
          <w:rPr>
            <w:rFonts w:cs="Times New Roman"/>
            <w:b/>
            <w:sz w:val="36"/>
            <w:szCs w:val="36"/>
            <w:lang w:val="en-US"/>
          </w:rPr>
          <w:t>MOSCO - XÂY DỰNG HỆ THỐNG GACHA VÀ QUẢN LÍ SƯU TẬP THẺ BÀI VỚI KIẾN TRÚC LOCAL-FIRST</w:t>
        </w:r>
      </w:ins>
    </w:p>
    <w:p w14:paraId="60A55F05" w14:textId="3BD175AD" w:rsidR="00A1168A" w:rsidRPr="00A05023" w:rsidDel="00817F7F" w:rsidRDefault="00E25B95" w:rsidP="00E25B95">
      <w:pPr>
        <w:jc w:val="center"/>
        <w:rPr>
          <w:del w:id="50" w:author="Phạm Hoàn Mỹ" w:date="2026-06-05T22:12:00Z" w16du:dateUtc="2026-06-05T15:12:00Z"/>
          <w:rFonts w:cs="Times New Roman"/>
          <w:b/>
          <w:sz w:val="36"/>
          <w:szCs w:val="36"/>
        </w:rPr>
      </w:pPr>
      <w:ins w:id="51" w:author="Phạm Hoàn Mỹ" w:date="2026-06-05T22:19:00Z" w16du:dateUtc="2026-06-05T15:19:00Z">
        <w:r w:rsidRPr="00817F7F">
          <w:rPr>
            <w:rFonts w:cs="Times New Roman"/>
            <w:b/>
            <w:color w:val="FF0000"/>
            <w:sz w:val="32"/>
            <w:szCs w:val="32"/>
          </w:rPr>
          <w:t> </w:t>
        </w:r>
        <w:r>
          <w:rPr>
            <w:rFonts w:cs="Times New Roman"/>
            <w:b/>
            <w:color w:val="FF0000"/>
            <w:sz w:val="32"/>
            <w:szCs w:val="32"/>
            <w:lang w:val="en-US"/>
          </w:rPr>
          <w:t xml:space="preserve">Mosco - </w:t>
        </w:r>
        <w:r w:rsidRPr="00817F7F">
          <w:rPr>
            <w:rFonts w:cs="Times New Roman"/>
            <w:b/>
            <w:color w:val="FF0000"/>
            <w:sz w:val="32"/>
            <w:szCs w:val="32"/>
          </w:rPr>
          <w:t>Building Gacha and Card Management System with Local-First Architecture</w:t>
        </w:r>
        <w:r w:rsidRPr="00817F7F" w:rsidDel="00817F7F">
          <w:rPr>
            <w:rFonts w:cs="Times New Roman"/>
            <w:b/>
            <w:color w:val="FF0000"/>
            <w:sz w:val="32"/>
            <w:szCs w:val="32"/>
          </w:rPr>
          <w:t xml:space="preserve"> </w:t>
        </w:r>
      </w:ins>
      <w:del w:id="52" w:author="Phạm Hoàn Mỹ" w:date="2026-06-05T22:12:00Z" w16du:dateUtc="2026-06-05T15:12:00Z">
        <w:r w:rsidR="00A1168A" w:rsidRPr="00A5343C" w:rsidDel="00817F7F">
          <w:rPr>
            <w:rFonts w:cs="Times New Roman"/>
            <w:b/>
            <w:sz w:val="36"/>
            <w:szCs w:val="36"/>
          </w:rPr>
          <w:delText>&lt;TÊN KHÓA LUẬN&gt;</w:delText>
        </w:r>
      </w:del>
    </w:p>
    <w:p w14:paraId="433B2A71" w14:textId="0E5A9D12" w:rsidR="00F8256B" w:rsidRPr="008F7660" w:rsidDel="00817F7F" w:rsidRDefault="00F8256B" w:rsidP="00F8256B">
      <w:pPr>
        <w:jc w:val="center"/>
        <w:rPr>
          <w:del w:id="53" w:author="Phạm Hoàn Mỹ" w:date="2026-06-05T22:12:00Z" w16du:dateUtc="2026-06-05T15:12:00Z"/>
          <w:rFonts w:cs="Times New Roman"/>
          <w:b/>
          <w:color w:val="000000" w:themeColor="text1"/>
          <w:sz w:val="32"/>
          <w:szCs w:val="32"/>
          <w:lang w:val="en-US"/>
        </w:rPr>
      </w:pPr>
      <w:del w:id="54" w:author="Phạm Hoàn Mỹ" w:date="2026-06-05T22:12:00Z" w16du:dateUtc="2026-06-05T15:12:00Z">
        <w:r w:rsidRPr="008F7660" w:rsidDel="00817F7F">
          <w:rPr>
            <w:rFonts w:cs="Times New Roman"/>
            <w:b/>
            <w:color w:val="FF0000"/>
            <w:sz w:val="32"/>
            <w:szCs w:val="32"/>
          </w:rPr>
          <w:delText>&lt;Tên khóa luận Tiếng Anh&gt;</w:delText>
        </w:r>
      </w:del>
    </w:p>
    <w:p w14:paraId="4FD812E8" w14:textId="77777777" w:rsidR="00F8256B" w:rsidRPr="00F8256B" w:rsidRDefault="00F8256B" w:rsidP="00B33DC2">
      <w:pPr>
        <w:jc w:val="center"/>
        <w:rPr>
          <w:rFonts w:cs="Times New Roman"/>
          <w:b/>
          <w:sz w:val="36"/>
          <w:szCs w:val="36"/>
          <w:lang w:val="en-US"/>
        </w:rPr>
      </w:pPr>
    </w:p>
    <w:p w14:paraId="2F5A30AA" w14:textId="77777777" w:rsidR="00A1168A" w:rsidRPr="00F8256B" w:rsidRDefault="00A1168A" w:rsidP="00A1168A">
      <w:pPr>
        <w:rPr>
          <w:rFonts w:cs="Times New Roman"/>
          <w:sz w:val="28"/>
          <w:lang w:val="en-US"/>
        </w:rPr>
      </w:pPr>
    </w:p>
    <w:p w14:paraId="3209B031" w14:textId="1D9AC528" w:rsidR="00A1168A" w:rsidRPr="00A5343C" w:rsidDel="00817F7F" w:rsidRDefault="00A1168A" w:rsidP="00A1168A">
      <w:pPr>
        <w:jc w:val="center"/>
        <w:rPr>
          <w:del w:id="55" w:author="Phạm Hoàn Mỹ" w:date="2026-06-05T22:13:00Z" w16du:dateUtc="2026-06-05T15:13:00Z"/>
          <w:rFonts w:cs="Times New Roman"/>
          <w:b/>
          <w:sz w:val="28"/>
        </w:rPr>
      </w:pPr>
      <w:del w:id="56" w:author="Phạm Hoàn Mỹ" w:date="2026-06-05T22:13:00Z" w16du:dateUtc="2026-06-05T15:13:00Z">
        <w:r w:rsidRPr="00A5343C" w:rsidDel="00817F7F">
          <w:rPr>
            <w:rFonts w:cs="Times New Roman"/>
            <w:b/>
            <w:sz w:val="28"/>
          </w:rPr>
          <w:delText>KỸ SƯ/ CỬ NHÂNNGÀNH &lt;TÊN NGÀNH&gt;</w:delText>
        </w:r>
      </w:del>
    </w:p>
    <w:p w14:paraId="38B917C0" w14:textId="77777777" w:rsidR="00A1168A" w:rsidRPr="00A5343C" w:rsidRDefault="00A1168A" w:rsidP="00A1168A">
      <w:pPr>
        <w:rPr>
          <w:rFonts w:cs="Times New Roman"/>
          <w:sz w:val="28"/>
        </w:rPr>
      </w:pPr>
    </w:p>
    <w:p w14:paraId="2FD0F353" w14:textId="77777777" w:rsidR="00A1168A" w:rsidRPr="00A5343C" w:rsidRDefault="00A1168A" w:rsidP="00A1168A">
      <w:pPr>
        <w:rPr>
          <w:rFonts w:cs="Times New Roman"/>
          <w:sz w:val="28"/>
        </w:rPr>
      </w:pPr>
    </w:p>
    <w:p w14:paraId="7E137112" w14:textId="77777777" w:rsidR="00A1168A" w:rsidRPr="00A5343C" w:rsidRDefault="00A1168A" w:rsidP="00A1168A">
      <w:pPr>
        <w:tabs>
          <w:tab w:val="left" w:pos="5265"/>
        </w:tabs>
        <w:jc w:val="center"/>
        <w:rPr>
          <w:rFonts w:cs="Times New Roman"/>
          <w:b/>
          <w:sz w:val="28"/>
        </w:rPr>
      </w:pPr>
      <w:r w:rsidRPr="00A5343C">
        <w:rPr>
          <w:rFonts w:cs="Times New Roman"/>
          <w:b/>
          <w:sz w:val="28"/>
        </w:rPr>
        <w:t>GIẢNG VIÊN HƯỚNG DẪN</w:t>
      </w:r>
    </w:p>
    <w:p w14:paraId="4AE5A90A" w14:textId="5D968E78" w:rsidR="00A1168A" w:rsidRPr="00E25B95" w:rsidRDefault="00E25B95" w:rsidP="00A1168A">
      <w:pPr>
        <w:tabs>
          <w:tab w:val="left" w:pos="5265"/>
        </w:tabs>
        <w:jc w:val="center"/>
        <w:rPr>
          <w:rFonts w:cs="Times New Roman"/>
          <w:b/>
          <w:sz w:val="28"/>
          <w:lang w:val="en-US"/>
          <w:rPrChange w:id="57" w:author="Phạm Hoàn Mỹ" w:date="2026-06-05T22:27:00Z" w16du:dateUtc="2026-06-05T15:27:00Z">
            <w:rPr>
              <w:rFonts w:cs="Times New Roman"/>
              <w:b/>
              <w:sz w:val="28"/>
            </w:rPr>
          </w:rPrChange>
        </w:rPr>
      </w:pPr>
      <w:ins w:id="58" w:author="Phạm Hoàn Mỹ" w:date="2026-06-05T22:27:00Z" w16du:dateUtc="2026-06-05T15:27:00Z">
        <w:r>
          <w:rPr>
            <w:rFonts w:cs="Times New Roman"/>
            <w:b/>
            <w:sz w:val="28"/>
            <w:lang w:val="en-US"/>
          </w:rPr>
          <w:t>Ths.Nguyễn Tấn Toàn</w:t>
        </w:r>
      </w:ins>
      <w:del w:id="59" w:author="Phạm Hoàn Mỹ" w:date="2026-06-05T22:27:00Z" w16du:dateUtc="2026-06-05T15:27:00Z">
        <w:r w:rsidR="00A1168A" w:rsidRPr="00A5343C" w:rsidDel="00E25B95">
          <w:rPr>
            <w:rFonts w:cs="Times New Roman"/>
            <w:b/>
            <w:sz w:val="28"/>
          </w:rPr>
          <w:delText>&lt;TÊN GIẢNG VIÊN HƯỚNG DẪN&gt;</w:delText>
        </w:r>
      </w:del>
    </w:p>
    <w:p w14:paraId="6792B4E1" w14:textId="77777777" w:rsidR="00A1168A" w:rsidRPr="00A5343C" w:rsidRDefault="00A1168A" w:rsidP="00A1168A">
      <w:pPr>
        <w:jc w:val="center"/>
        <w:rPr>
          <w:rFonts w:cs="Times New Roman"/>
          <w:sz w:val="28"/>
        </w:rPr>
      </w:pPr>
    </w:p>
    <w:p w14:paraId="02320A30" w14:textId="77777777" w:rsidR="00A1168A" w:rsidRPr="00A05023" w:rsidRDefault="00A1168A" w:rsidP="00A1168A">
      <w:pPr>
        <w:rPr>
          <w:rFonts w:cs="Times New Roman"/>
          <w:sz w:val="28"/>
        </w:rPr>
      </w:pPr>
    </w:p>
    <w:p w14:paraId="54BD7CDF" w14:textId="77777777" w:rsidR="002833B6" w:rsidRPr="00A5343C" w:rsidRDefault="002833B6" w:rsidP="00A1168A">
      <w:pPr>
        <w:jc w:val="center"/>
        <w:rPr>
          <w:rFonts w:cs="Times New Roman"/>
          <w:b/>
          <w:szCs w:val="26"/>
        </w:rPr>
      </w:pPr>
    </w:p>
    <w:p w14:paraId="046C6204" w14:textId="567EEB57" w:rsidR="002219BF" w:rsidRPr="00E25B95" w:rsidRDefault="00A1168A" w:rsidP="002219BF">
      <w:pPr>
        <w:jc w:val="center"/>
        <w:rPr>
          <w:rFonts w:cs="Times New Roman"/>
          <w:b/>
          <w:szCs w:val="26"/>
          <w:lang w:val="en-US"/>
          <w:rPrChange w:id="60" w:author="Phạm Hoàn Mỹ" w:date="2026-06-05T22:27:00Z" w16du:dateUtc="2026-06-05T15:27:00Z">
            <w:rPr>
              <w:rFonts w:cs="Times New Roman"/>
              <w:b/>
              <w:szCs w:val="26"/>
            </w:rPr>
          </w:rPrChange>
        </w:rPr>
        <w:sectPr w:rsidR="002219BF" w:rsidRPr="00E25B95"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 xml:space="preserve">TP. HỒ CHÍ MINH, </w:t>
      </w:r>
      <w:ins w:id="61" w:author="Phạm Hoàn Mỹ" w:date="2026-06-05T22:32:00Z" w16du:dateUtc="2026-06-05T15:32:00Z">
        <w:r w:rsidR="00E90254">
          <w:rPr>
            <w:rFonts w:cs="Times New Roman"/>
            <w:b/>
            <w:szCs w:val="26"/>
            <w:lang w:val="en-US"/>
          </w:rPr>
          <w:t>2026</w:t>
        </w:r>
      </w:ins>
      <w:del w:id="62" w:author="Phạm Hoàn Mỹ" w:date="2026-06-05T22:32:00Z" w16du:dateUtc="2026-06-05T15:32:00Z">
        <w:r w:rsidRPr="00A5343C" w:rsidDel="00E90254">
          <w:rPr>
            <w:rFonts w:cs="Times New Roman"/>
            <w:b/>
            <w:szCs w:val="26"/>
          </w:rPr>
          <w:delText>&lt;NĂ</w:delText>
        </w:r>
      </w:del>
      <w:del w:id="63" w:author="Phạm Hoàn Mỹ" w:date="2026-06-05T22:27:00Z" w16du:dateUtc="2026-06-05T15:27:00Z">
        <w:r w:rsidRPr="00A5343C" w:rsidDel="00E25B95">
          <w:rPr>
            <w:rFonts w:cs="Times New Roman"/>
            <w:b/>
            <w:szCs w:val="26"/>
          </w:rPr>
          <w:delText>M</w:delText>
        </w:r>
        <w:r w:rsidR="002219BF" w:rsidRPr="00A5343C" w:rsidDel="00E25B95">
          <w:rPr>
            <w:rFonts w:cs="Times New Roman"/>
            <w:b/>
            <w:szCs w:val="26"/>
          </w:rPr>
          <w:delText>&gt;</w:delText>
        </w:r>
      </w:del>
    </w:p>
    <w:p w14:paraId="4CF8E641" w14:textId="0499D951" w:rsidR="002219BF" w:rsidRPr="00A5343C" w:rsidDel="000D05A7" w:rsidRDefault="00A75388">
      <w:pPr>
        <w:pStyle w:val="Title"/>
        <w:rPr>
          <w:del w:id="64" w:author="Phạm Hoàn Mỹ" w:date="2026-06-06T14:41:00Z" w16du:dateUtc="2026-06-06T07:41:00Z"/>
          <w:rFonts w:cs="Times New Roman"/>
        </w:rPr>
      </w:pPr>
      <w:del w:id="65" w:author="Phạm Hoàn Mỹ" w:date="2026-06-06T14:41:00Z" w16du:dateUtc="2026-06-06T07:41:00Z">
        <w:r w:rsidDel="000D05A7">
          <w:rPr>
            <w:rFonts w:cs="Times New Roman"/>
          </w:rPr>
          <w:lastRenderedPageBreak/>
          <w:delText xml:space="preserve">THÔNG TIN </w:delText>
        </w:r>
        <w:r w:rsidR="002219BF" w:rsidRPr="00A5343C" w:rsidDel="000D05A7">
          <w:rPr>
            <w:rFonts w:cs="Times New Roman"/>
          </w:rPr>
          <w:delText>HỘI Đ</w:delText>
        </w:r>
        <w:r w:rsidR="00481823" w:rsidRPr="00A5343C" w:rsidDel="000D05A7">
          <w:rPr>
            <w:rFonts w:cs="Times New Roman"/>
          </w:rPr>
          <w:delText>Ồ</w:delText>
        </w:r>
        <w:r w:rsidR="002219BF" w:rsidRPr="00A5343C" w:rsidDel="000D05A7">
          <w:rPr>
            <w:rFonts w:cs="Times New Roman"/>
          </w:rPr>
          <w:delText xml:space="preserve">NG </w:delText>
        </w:r>
        <w:r w:rsidDel="000D05A7">
          <w:rPr>
            <w:rFonts w:cs="Times New Roman"/>
          </w:rPr>
          <w:delText>CHẤM</w:delText>
        </w:r>
        <w:r w:rsidR="002219BF" w:rsidRPr="00A5343C" w:rsidDel="000D05A7">
          <w:rPr>
            <w:rFonts w:cs="Times New Roman"/>
          </w:rPr>
          <w:delText xml:space="preserve"> KHÓA LUẬN</w:delText>
        </w:r>
        <w:r w:rsidDel="000D05A7">
          <w:rPr>
            <w:rFonts w:cs="Times New Roman"/>
          </w:rPr>
          <w:delText xml:space="preserve"> TỐT NGHIỆP</w:delText>
        </w:r>
      </w:del>
    </w:p>
    <w:p w14:paraId="03A62B4D" w14:textId="29EECB5E" w:rsidR="002219BF" w:rsidRPr="00A5343C" w:rsidDel="000D05A7" w:rsidRDefault="002219BF">
      <w:pPr>
        <w:pStyle w:val="Title"/>
        <w:rPr>
          <w:del w:id="66" w:author="Phạm Hoàn Mỹ" w:date="2026-06-06T14:41:00Z" w16du:dateUtc="2026-06-06T07:41:00Z"/>
          <w:rFonts w:cs="Times New Roman"/>
        </w:rPr>
        <w:pPrChange w:id="67" w:author="Phạm Hoàn Mỹ" w:date="2026-06-07T14:38:00Z" w16du:dateUtc="2026-06-07T07:38:00Z">
          <w:pPr/>
        </w:pPrChange>
      </w:pPr>
    </w:p>
    <w:p w14:paraId="18D7DABA" w14:textId="7A3C87A5" w:rsidR="00610877" w:rsidRPr="00A5343C" w:rsidDel="000D05A7" w:rsidRDefault="00610877">
      <w:pPr>
        <w:rPr>
          <w:del w:id="68" w:author="Phạm Hoàn Mỹ" w:date="2026-06-06T14:41:00Z" w16du:dateUtc="2026-06-06T07:41:00Z"/>
          <w:rFonts w:cs="Times New Roman"/>
          <w:szCs w:val="24"/>
        </w:rPr>
      </w:pPr>
      <w:del w:id="69" w:author="Phạm Hoàn Mỹ" w:date="2026-06-06T14:41:00Z" w16du:dateUtc="2026-06-06T07:41:00Z">
        <w:r w:rsidRPr="00A5343C" w:rsidDel="000D05A7">
          <w:rPr>
            <w:rFonts w:cs="Times New Roman"/>
            <w:szCs w:val="24"/>
          </w:rPr>
          <w:delText>Hội đồng chấm khóa luận tốt nghiệp, thành lập theo Quyết định số …………………… ngày ………………….. của Hiệu trưởng Trường Đại học Công nghệ Thông tin.</w:delText>
        </w:r>
      </w:del>
    </w:p>
    <w:p w14:paraId="2BEEDC6D" w14:textId="00BCB07C" w:rsidR="00000000" w:rsidRDefault="00000000">
      <w:pPr>
        <w:rPr>
          <w:del w:id="70" w:author="Phạm Hoàn Mỹ" w:date="2026-06-06T14:41:00Z" w16du:dateUtc="2026-06-06T07:41:00Z"/>
          <w:rFonts w:cstheme="majorHAnsi"/>
          <w:b/>
          <w:szCs w:val="26"/>
          <w:lang w:val="en-US"/>
          <w:rPrChange w:id="71" w:author="Phạm Hoàn Mỹ" w:date="2026-06-05T22:28:00Z" w16du:dateUtc="2026-06-05T15:28:00Z">
            <w:rPr>
              <w:del w:id="72" w:author="Phạm Hoàn Mỹ" w:date="2026-06-06T14:41:00Z" w16du:dateUtc="2026-06-06T07:41:00Z"/>
              <w:rFonts w:cstheme="majorHAnsi"/>
              <w:b/>
              <w:szCs w:val="26"/>
            </w:rPr>
          </w:rPrChange>
        </w:rPr>
        <w:sectPr w:rsidR="00000000" w:rsidSect="002219BF">
          <w:pgSz w:w="11906" w:h="16838"/>
          <w:pgMar w:top="1800" w:right="1133" w:bottom="851" w:left="1440" w:header="708" w:footer="708" w:gutter="0"/>
          <w:cols w:space="708"/>
          <w:docGrid w:linePitch="360"/>
        </w:sectPr>
        <w:pPrChange w:id="73" w:author="Phạm Hoàn Mỹ" w:date="2026-06-07T14:38:00Z" w16du:dateUtc="2026-06-07T07:38:00Z">
          <w:pPr>
            <w:ind w:left="720"/>
            <w:jc w:val="center"/>
          </w:pPr>
        </w:pPrChange>
      </w:pPr>
    </w:p>
    <w:p w14:paraId="10A35193" w14:textId="02823357" w:rsidR="00E2244D" w:rsidRPr="00E2244D" w:rsidRDefault="00A75388">
      <w:pPr>
        <w:pStyle w:val="Title"/>
        <w:spacing w:after="120" w:line="360" w:lineRule="auto"/>
        <w:rPr>
          <w:ins w:id="74" w:author="Phạm Hoàn Mỹ" w:date="2026-06-07T13:56:00Z" w16du:dateUtc="2026-06-07T06:56:00Z"/>
          <w:rFonts w:cs="Times New Roman"/>
          <w:lang w:val="en-US"/>
        </w:rPr>
        <w:pPrChange w:id="75" w:author="Phạm Hoàn Mỹ" w:date="2026-06-07T14:38:00Z" w16du:dateUtc="2026-06-07T07:38:00Z">
          <w:pPr>
            <w:pStyle w:val="Title"/>
          </w:pPr>
        </w:pPrChange>
      </w:pPr>
      <w:r>
        <w:rPr>
          <w:rFonts w:cs="Times New Roman"/>
        </w:rPr>
        <w:t>LỜI CẢM Ơ</w:t>
      </w:r>
      <w:ins w:id="76" w:author="Phạm Hoàn Mỹ" w:date="2026-06-07T14:36:00Z" w16du:dateUtc="2026-06-07T07:36:00Z">
        <w:r w:rsidR="00E2244D">
          <w:rPr>
            <w:rFonts w:cs="Times New Roman"/>
            <w:lang w:val="en-US"/>
          </w:rPr>
          <w:t>N</w:t>
        </w:r>
      </w:ins>
      <w:del w:id="77" w:author="Phạm Hoàn Mỹ" w:date="2026-06-07T14:36:00Z" w16du:dateUtc="2026-06-07T07:36:00Z">
        <w:r w:rsidDel="00E2244D">
          <w:rPr>
            <w:rFonts w:cs="Times New Roman"/>
          </w:rPr>
          <w:delText>N</w:delText>
        </w:r>
      </w:del>
    </w:p>
    <w:p w14:paraId="4BB9720D" w14:textId="77777777" w:rsidR="008A3151" w:rsidRPr="008A3151" w:rsidRDefault="008A3151">
      <w:pPr>
        <w:jc w:val="both"/>
        <w:rPr>
          <w:ins w:id="78" w:author="Phạm Hoàn Mỹ" w:date="2026-06-07T13:57:00Z"/>
          <w:lang w:val="en-US"/>
        </w:rPr>
        <w:pPrChange w:id="79" w:author="Phạm Hoàn Mỹ" w:date="2026-06-07T13:57:00Z" w16du:dateUtc="2026-06-07T06:57:00Z">
          <w:pPr/>
        </w:pPrChange>
      </w:pPr>
      <w:ins w:id="80" w:author="Phạm Hoàn Mỹ" w:date="2026-06-07T13:57:00Z">
        <w:r w:rsidRPr="008A3151">
          <w:rPr>
            <w:lang w:val="en-US"/>
          </w:rPr>
          <w:t>Sự hoàn thành của đồ án chuyên ngành này không chỉ là kết quả của một quá trình tìm tòi độc lập, mà còn là kết tinh từ sự dẫn dắt, hỗ trợ và môi trường học thuật lý tưởng mà em may mắn được thụ hưởng.</w:t>
        </w:r>
      </w:ins>
    </w:p>
    <w:p w14:paraId="24592F98" w14:textId="1868B819" w:rsidR="008A3151" w:rsidRPr="008A3151" w:rsidRDefault="008A3151">
      <w:pPr>
        <w:jc w:val="both"/>
        <w:rPr>
          <w:ins w:id="81" w:author="Phạm Hoàn Mỹ" w:date="2026-06-07T13:57:00Z"/>
          <w:lang w:val="en-US"/>
        </w:rPr>
        <w:pPrChange w:id="82" w:author="Phạm Hoàn Mỹ" w:date="2026-06-07T13:57:00Z" w16du:dateUtc="2026-06-07T06:57:00Z">
          <w:pPr/>
        </w:pPrChange>
      </w:pPr>
      <w:ins w:id="83" w:author="Phạm Hoàn Mỹ" w:date="2026-06-07T13:57:00Z">
        <w:r w:rsidRPr="008A3151">
          <w:rPr>
            <w:lang w:val="en-US"/>
          </w:rPr>
          <w:t xml:space="preserve">Trước tiên, em xin gửi lời tri ân sâu sắc đến Khoa </w:t>
        </w:r>
      </w:ins>
      <w:ins w:id="84" w:author="Phạm Hoàn Mỹ" w:date="2026-06-07T14:01:00Z" w16du:dateUtc="2026-06-07T07:01:00Z">
        <w:r>
          <w:rPr>
            <w:lang w:val="en-US"/>
          </w:rPr>
          <w:t>Công Nghệ Phần Mềm</w:t>
        </w:r>
      </w:ins>
      <w:ins w:id="85" w:author="Phạm Hoàn Mỹ" w:date="2026-06-07T13:57:00Z">
        <w:r w:rsidRPr="008A3151">
          <w:rPr>
            <w:lang w:val="en-US"/>
          </w:rPr>
          <w:t>, cùng Ban Giám hiệu Trường Đại học Công nghệ Thông tin – ĐHQG-HCM. Chính môi trường đề cao tính liêm chính học thuật nơi đây đã tạo cho em một bệ phóng vững chắc để tiếp cận với những nền tảng kiến thức công nghệ chuyên sâu.</w:t>
        </w:r>
      </w:ins>
    </w:p>
    <w:p w14:paraId="0C83B004" w14:textId="2136B5C1" w:rsidR="008A3151" w:rsidRPr="008A3151" w:rsidRDefault="008A3151">
      <w:pPr>
        <w:jc w:val="both"/>
        <w:rPr>
          <w:ins w:id="86" w:author="Phạm Hoàn Mỹ" w:date="2026-06-07T13:57:00Z"/>
          <w:lang w:val="en-US"/>
        </w:rPr>
        <w:pPrChange w:id="87" w:author="Phạm Hoàn Mỹ" w:date="2026-06-07T13:57:00Z" w16du:dateUtc="2026-06-07T06:57:00Z">
          <w:pPr/>
        </w:pPrChange>
      </w:pPr>
      <w:ins w:id="88" w:author="Phạm Hoàn Mỹ" w:date="2026-06-07T13:57:00Z">
        <w:r w:rsidRPr="008A3151">
          <w:rPr>
            <w:lang w:val="en-US"/>
          </w:rPr>
          <w:t xml:space="preserve">Đặc biệt, em xin dành sự trân trọng lớn nhất đến Giảng viên hướng dẫn – ThS. </w:t>
        </w:r>
      </w:ins>
      <w:ins w:id="89" w:author="Phạm Hoàn Mỹ" w:date="2026-06-07T13:57:00Z" w16du:dateUtc="2026-06-07T06:57:00Z">
        <w:r>
          <w:rPr>
            <w:lang w:val="en-US"/>
          </w:rPr>
          <w:t>Nguyễn Tấn Toàn</w:t>
        </w:r>
      </w:ins>
      <w:ins w:id="90" w:author="Phạm Hoàn Mỹ" w:date="2026-06-07T13:57:00Z">
        <w:r w:rsidRPr="008A3151">
          <w:rPr>
            <w:lang w:val="en-US"/>
          </w:rPr>
          <w:t>. Những nhận xét mang tính phản biện sắc bén, sự khắt khe trong tiêu chuẩn kỹ thuật cùng tầm nhìn bao quát của Thầy đã trực tiếp thách thức những giới hạn tư duy của em, giúp em định hình phương pháp luận nghiên cứu và vượt qua những "điểm nghẽn" kỹ thuật cốt lõi của đề tài. Nhờ sự kiên nhẫn định hướng của Thầy, em không chỉ hoàn thành được một sản phẩm phần mềm, mà quan trọng hơn, em học được tư duy của một người làm kỹ sư hệ thống.</w:t>
        </w:r>
      </w:ins>
    </w:p>
    <w:p w14:paraId="33043C1B" w14:textId="1D598A46" w:rsidR="008A3151" w:rsidRPr="008A3151" w:rsidRDefault="008A3151">
      <w:pPr>
        <w:jc w:val="both"/>
        <w:rPr>
          <w:ins w:id="91" w:author="Phạm Hoàn Mỹ" w:date="2026-06-07T13:57:00Z"/>
          <w:lang w:val="en-US"/>
        </w:rPr>
        <w:pPrChange w:id="92" w:author="Phạm Hoàn Mỹ" w:date="2026-06-07T13:57:00Z" w16du:dateUtc="2026-06-07T06:57:00Z">
          <w:pPr/>
        </w:pPrChange>
      </w:pPr>
      <w:ins w:id="93" w:author="Phạm Hoàn Mỹ" w:date="2026-06-07T13:57:00Z">
        <w:r w:rsidRPr="008A3151">
          <w:rPr>
            <w:lang w:val="en-US"/>
          </w:rPr>
          <w:t xml:space="preserve">Bên cạnh đó, em cũng xin gửi lời cảm ơn đến những người </w:t>
        </w:r>
      </w:ins>
      <w:ins w:id="94" w:author="Phạm Hoàn Mỹ" w:date="2026-06-07T14:39:00Z" w16du:dateUtc="2026-06-07T07:39:00Z">
        <w:r w:rsidR="00E2244D">
          <w:rPr>
            <w:lang w:val="en-US"/>
          </w:rPr>
          <w:t xml:space="preserve">bạn </w:t>
        </w:r>
      </w:ins>
      <w:ins w:id="95" w:author="Phạm Hoàn Mỹ" w:date="2026-06-07T13:57:00Z">
        <w:r w:rsidRPr="008A3151">
          <w:rPr>
            <w:lang w:val="en-US"/>
          </w:rPr>
          <w:t>đã cùng trao đổi học thuật, đóng góp ý kiến và trở thành chỗ dựa tinh thần vô giá trong những giai đoạn nghiên cứu căng thẳng nhất.</w:t>
        </w:r>
      </w:ins>
    </w:p>
    <w:p w14:paraId="4482A98E" w14:textId="37631A05" w:rsidR="008A3151" w:rsidRPr="008A3151" w:rsidRDefault="008A3151">
      <w:pPr>
        <w:jc w:val="both"/>
        <w:rPr>
          <w:ins w:id="96" w:author="Phạm Hoàn Mỹ" w:date="2026-06-07T13:57:00Z"/>
          <w:lang w:val="en-US"/>
        </w:rPr>
        <w:pPrChange w:id="97" w:author="Phạm Hoàn Mỹ" w:date="2026-06-07T13:57:00Z" w16du:dateUtc="2026-06-07T06:57:00Z">
          <w:pPr/>
        </w:pPrChange>
      </w:pPr>
      <w:ins w:id="98" w:author="Phạm Hoàn Mỹ" w:date="2026-06-07T13:57:00Z">
        <w:r w:rsidRPr="008A3151">
          <w:rPr>
            <w:lang w:val="en-US"/>
          </w:rPr>
          <w:t xml:space="preserve">Khoa học là một hành trình tiệm cận chân lý chứ không bao giờ có điểm dừng tuyệt đối. Nhận thức rõ sự hữu hạn của bản thân trước biển kiến thức mênh mông, em hiểu rằng báo cáo này chắc chắn vẫn còn những giới hạn nhất định trong cách tiếp cận và giải quyết vấn đề. Em vô cùng mong mỏi được lắng nghe những ý kiến phản biện và chỉ dẫn từ </w:t>
        </w:r>
      </w:ins>
      <w:ins w:id="99" w:author="Phạm Hoàn Mỹ" w:date="2026-06-07T14:02:00Z" w16du:dateUtc="2026-06-07T07:02:00Z">
        <w:r>
          <w:rPr>
            <w:lang w:val="en-US"/>
          </w:rPr>
          <w:t>Thầy</w:t>
        </w:r>
      </w:ins>
      <w:ins w:id="100" w:author="Phạm Hoàn Mỹ" w:date="2026-06-07T13:57:00Z">
        <w:r w:rsidRPr="008A3151">
          <w:rPr>
            <w:lang w:val="en-US"/>
          </w:rPr>
          <w:t xml:space="preserve"> để công trình nghiên cứu này, cũng như bản thân em, có cơ hội được hoàn thiện hơn trong tương lai.</w:t>
        </w:r>
      </w:ins>
    </w:p>
    <w:p w14:paraId="63AF8CF1" w14:textId="77777777" w:rsidR="008A3151" w:rsidRPr="008A3151" w:rsidRDefault="008A3151">
      <w:pPr>
        <w:jc w:val="both"/>
        <w:rPr>
          <w:ins w:id="101" w:author="Phạm Hoàn Mỹ" w:date="2026-06-07T13:57:00Z"/>
          <w:lang w:val="en-US"/>
        </w:rPr>
        <w:pPrChange w:id="102" w:author="Phạm Hoàn Mỹ" w:date="2026-06-07T13:57:00Z" w16du:dateUtc="2026-06-07T06:57:00Z">
          <w:pPr/>
        </w:pPrChange>
      </w:pPr>
      <w:ins w:id="103" w:author="Phạm Hoàn Mỹ" w:date="2026-06-07T13:57:00Z">
        <w:r w:rsidRPr="008A3151">
          <w:rPr>
            <w:lang w:val="en-US"/>
          </w:rPr>
          <w:t>Một lần nữa, em xin gửi lời cảm ơn chân thành và sâu sắc nhất.</w:t>
        </w:r>
      </w:ins>
    </w:p>
    <w:p w14:paraId="7ED932BB" w14:textId="2375D586" w:rsidR="008A3151" w:rsidRDefault="008A3151" w:rsidP="008A3151">
      <w:pPr>
        <w:jc w:val="right"/>
        <w:rPr>
          <w:ins w:id="104" w:author="Phạm Hoàn Mỹ" w:date="2026-06-07T13:59:00Z" w16du:dateUtc="2026-06-07T06:59:00Z"/>
          <w:lang w:val="en-US"/>
        </w:rPr>
      </w:pPr>
      <w:ins w:id="105" w:author="Phạm Hoàn Mỹ" w:date="2026-06-07T13:57:00Z">
        <w:r w:rsidRPr="008A3151">
          <w:rPr>
            <w:i/>
            <w:iCs/>
            <w:lang w:val="en-US"/>
          </w:rPr>
          <w:t xml:space="preserve">TP. Hồ Chí Minh, ngày </w:t>
        </w:r>
      </w:ins>
      <w:ins w:id="106" w:author="Phạm Hoàn Mỹ" w:date="2026-06-07T14:00:00Z" w16du:dateUtc="2026-06-07T07:00:00Z">
        <w:r>
          <w:rPr>
            <w:i/>
            <w:iCs/>
            <w:lang w:val="en-US"/>
          </w:rPr>
          <w:t>7</w:t>
        </w:r>
      </w:ins>
      <w:ins w:id="107" w:author="Phạm Hoàn Mỹ" w:date="2026-06-07T13:57:00Z">
        <w:r w:rsidRPr="008A3151">
          <w:rPr>
            <w:i/>
            <w:iCs/>
            <w:lang w:val="en-US"/>
          </w:rPr>
          <w:t xml:space="preserve"> tháng </w:t>
        </w:r>
      </w:ins>
      <w:ins w:id="108" w:author="Phạm Hoàn Mỹ" w:date="2026-06-07T14:00:00Z" w16du:dateUtc="2026-06-07T07:00:00Z">
        <w:r>
          <w:rPr>
            <w:i/>
            <w:iCs/>
            <w:lang w:val="en-US"/>
          </w:rPr>
          <w:t>6</w:t>
        </w:r>
      </w:ins>
      <w:ins w:id="109" w:author="Phạm Hoàn Mỹ" w:date="2026-06-07T13:57:00Z">
        <w:r w:rsidRPr="008A3151">
          <w:rPr>
            <w:i/>
            <w:iCs/>
            <w:lang w:val="en-US"/>
          </w:rPr>
          <w:t xml:space="preserve"> năm 202</w:t>
        </w:r>
      </w:ins>
      <w:ins w:id="110" w:author="Phạm Hoàn Mỹ" w:date="2026-06-07T14:00:00Z" w16du:dateUtc="2026-06-07T07:00:00Z">
        <w:r>
          <w:rPr>
            <w:i/>
            <w:iCs/>
            <w:lang w:val="en-US"/>
          </w:rPr>
          <w:t>6</w:t>
        </w:r>
      </w:ins>
      <w:ins w:id="111" w:author="Phạm Hoàn Mỹ" w:date="2026-06-07T13:57:00Z">
        <w:r w:rsidRPr="008A3151">
          <w:rPr>
            <w:lang w:val="en-US"/>
          </w:rPr>
          <w:t> </w:t>
        </w:r>
      </w:ins>
    </w:p>
    <w:p w14:paraId="058B06AF" w14:textId="0289A8F9" w:rsidR="007245E3" w:rsidRPr="00E2244D" w:rsidRDefault="008A3151">
      <w:pPr>
        <w:jc w:val="right"/>
        <w:rPr>
          <w:lang w:val="en-US"/>
          <w:rPrChange w:id="112" w:author="Phạm Hoàn Mỹ" w:date="2026-06-07T14:36:00Z" w16du:dateUtc="2026-06-07T07:36:00Z">
            <w:rPr>
              <w:rFonts w:cs="Times New Roman"/>
            </w:rPr>
          </w:rPrChange>
        </w:rPr>
        <w:pPrChange w:id="113" w:author="Phạm Hoàn Mỹ" w:date="2026-06-07T14:36:00Z" w16du:dateUtc="2026-06-07T07:36:00Z">
          <w:pPr>
            <w:pStyle w:val="Title"/>
          </w:pPr>
        </w:pPrChange>
      </w:pPr>
      <w:ins w:id="114" w:author="Phạm Hoàn Mỹ" w:date="2026-06-07T13:59:00Z" w16du:dateUtc="2026-06-07T06:59:00Z">
        <w:r>
          <w:rPr>
            <w:b/>
            <w:bCs/>
            <w:lang w:val="en-US"/>
          </w:rPr>
          <w:t>Nhóm tác giả</w:t>
        </w:r>
      </w:ins>
      <w:r w:rsidR="00A75388">
        <w:rPr>
          <w:rFonts w:cs="Times New Roman"/>
        </w:rPr>
        <w:br w:type="page"/>
      </w:r>
    </w:p>
    <w:p w14:paraId="418C2D2F" w14:textId="77777777" w:rsidR="001F7810" w:rsidRPr="00A5343C" w:rsidRDefault="001F7810" w:rsidP="005D7BC1">
      <w:pPr>
        <w:pStyle w:val="Title"/>
        <w:rPr>
          <w:rFonts w:cs="Times New Roman"/>
        </w:rPr>
      </w:pPr>
      <w:r w:rsidRPr="00A5343C">
        <w:rPr>
          <w:rFonts w:cs="Times New Roman"/>
        </w:rPr>
        <w:lastRenderedPageBreak/>
        <w:t>MỤC LỤC</w:t>
      </w:r>
    </w:p>
    <w:p w14:paraId="39AE3419" w14:textId="77777777" w:rsidR="00FB6EE8" w:rsidRPr="00A5343C" w:rsidRDefault="001C4790">
      <w:pPr>
        <w:pStyle w:val="TOC1"/>
        <w:tabs>
          <w:tab w:val="left" w:pos="1540"/>
          <w:tab w:val="right" w:leader="dot" w:pos="8777"/>
        </w:tabs>
        <w:rPr>
          <w:rFonts w:eastAsiaTheme="minorEastAsia" w:cs="Times New Roman"/>
          <w:noProof/>
          <w:sz w:val="22"/>
          <w:lang w:eastAsia="vi-VN"/>
        </w:rPr>
      </w:pPr>
      <w:r w:rsidRPr="00A5343C">
        <w:rPr>
          <w:rFonts w:cs="Times New Roman"/>
          <w:b/>
          <w:sz w:val="28"/>
          <w:szCs w:val="26"/>
        </w:rPr>
        <w:fldChar w:fldCharType="begin"/>
      </w:r>
      <w:r w:rsidR="00FB6EE8" w:rsidRPr="00A5343C">
        <w:rPr>
          <w:rFonts w:cs="Times New Roman"/>
          <w:b/>
          <w:sz w:val="28"/>
          <w:szCs w:val="26"/>
        </w:rPr>
        <w:instrText xml:space="preserve"> TOC \o "1-4" \h \z \u </w:instrText>
      </w:r>
      <w:r w:rsidRPr="00A5343C">
        <w:rPr>
          <w:rFonts w:cs="Times New Roman"/>
          <w:b/>
          <w:sz w:val="28"/>
          <w:szCs w:val="26"/>
        </w:rPr>
        <w:fldChar w:fldCharType="separate"/>
      </w:r>
      <w:hyperlink w:anchor="_Toc367742496" w:history="1">
        <w:r w:rsidR="00FB6EE8" w:rsidRPr="00A5343C">
          <w:rPr>
            <w:rStyle w:val="Hyperlink"/>
            <w:rFonts w:cs="Times New Roman"/>
            <w:noProof/>
          </w:rPr>
          <w:t>Chương 1.</w:t>
        </w:r>
        <w:r w:rsidR="00FB6EE8" w:rsidRPr="00A5343C">
          <w:rPr>
            <w:rFonts w:eastAsiaTheme="minorEastAsia" w:cs="Times New Roman"/>
            <w:noProof/>
            <w:sz w:val="22"/>
            <w:lang w:eastAsia="vi-VN"/>
          </w:rPr>
          <w:tab/>
        </w:r>
        <w:r w:rsidR="00FB6EE8" w:rsidRPr="00A5343C">
          <w:rPr>
            <w:rStyle w:val="Hyperlink"/>
            <w:rFonts w:cs="Times New Roman"/>
            <w:noProof/>
          </w:rPr>
          <w:t>TÊN CHƯƠNG 1</w:t>
        </w:r>
        <w:r w:rsidR="00FB6EE8" w:rsidRPr="00A5343C">
          <w:rPr>
            <w:rFonts w:cs="Times New Roman"/>
            <w:noProof/>
            <w:webHidden/>
          </w:rPr>
          <w:tab/>
        </w:r>
        <w:r w:rsidRPr="00A5343C">
          <w:rPr>
            <w:rFonts w:cs="Times New Roman"/>
            <w:noProof/>
            <w:webHidden/>
          </w:rPr>
          <w:fldChar w:fldCharType="begin"/>
        </w:r>
        <w:r w:rsidR="00FB6EE8" w:rsidRPr="00A5343C">
          <w:rPr>
            <w:rFonts w:cs="Times New Roman"/>
            <w:noProof/>
            <w:webHidden/>
          </w:rPr>
          <w:instrText xml:space="preserve"> PAGEREF _Toc367742496 \h </w:instrText>
        </w:r>
        <w:r w:rsidRPr="00A5343C">
          <w:rPr>
            <w:rFonts w:cs="Times New Roman"/>
            <w:noProof/>
            <w:webHidden/>
          </w:rPr>
        </w:r>
        <w:r w:rsidRPr="00A5343C">
          <w:rPr>
            <w:rFonts w:cs="Times New Roman"/>
            <w:noProof/>
            <w:webHidden/>
          </w:rPr>
          <w:fldChar w:fldCharType="separate"/>
        </w:r>
        <w:r w:rsidR="00C747D5">
          <w:rPr>
            <w:rFonts w:cs="Times New Roman"/>
            <w:noProof/>
            <w:webHidden/>
          </w:rPr>
          <w:t>3</w:t>
        </w:r>
        <w:r w:rsidRPr="00A5343C">
          <w:rPr>
            <w:rFonts w:cs="Times New Roman"/>
            <w:noProof/>
            <w:webHidden/>
          </w:rPr>
          <w:fldChar w:fldCharType="end"/>
        </w:r>
      </w:hyperlink>
    </w:p>
    <w:p w14:paraId="6B117C9E" w14:textId="77777777" w:rsidR="00FB6EE8" w:rsidRPr="00A5343C" w:rsidRDefault="00FB6EE8">
      <w:pPr>
        <w:pStyle w:val="TOC2"/>
        <w:tabs>
          <w:tab w:val="left" w:pos="880"/>
          <w:tab w:val="right" w:leader="dot" w:pos="8777"/>
        </w:tabs>
        <w:rPr>
          <w:rFonts w:cs="Times New Roman"/>
          <w:noProof/>
        </w:rPr>
      </w:pPr>
      <w:hyperlink w:anchor="_Toc367742497" w:history="1">
        <w:r w:rsidRPr="00A5343C">
          <w:rPr>
            <w:rStyle w:val="Hyperlink"/>
            <w:rFonts w:eastAsia="Times New Roman" w:cs="Times New Roman"/>
            <w:noProof/>
            <w:lang w:val="en-US"/>
          </w:rPr>
          <w:t>1.1.</w:t>
        </w:r>
        <w:r w:rsidRPr="00A5343C">
          <w:rPr>
            <w:rFonts w:cs="Times New Roman"/>
            <w:noProof/>
          </w:rPr>
          <w:tab/>
        </w:r>
        <w:r w:rsidRPr="00A5343C">
          <w:rPr>
            <w:rStyle w:val="Hyperlink"/>
            <w:rFonts w:eastAsia="Times New Roman" w:cs="Times New Roman"/>
            <w:noProof/>
            <w:lang w:val="en-US"/>
          </w:rPr>
          <w:t>Chủ đề cấp độ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_Toc367742497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3</w:t>
        </w:r>
        <w:r w:rsidR="001C4790" w:rsidRPr="00A5343C">
          <w:rPr>
            <w:rFonts w:cs="Times New Roman"/>
            <w:noProof/>
            <w:webHidden/>
          </w:rPr>
          <w:fldChar w:fldCharType="end"/>
        </w:r>
      </w:hyperlink>
    </w:p>
    <w:p w14:paraId="18E6BBED" w14:textId="77777777" w:rsidR="00FB6EE8" w:rsidRPr="00A5343C" w:rsidRDefault="00FB6EE8">
      <w:pPr>
        <w:pStyle w:val="TOC3"/>
        <w:tabs>
          <w:tab w:val="left" w:pos="1320"/>
          <w:tab w:val="right" w:leader="dot" w:pos="8777"/>
        </w:tabs>
        <w:rPr>
          <w:rFonts w:cs="Times New Roman"/>
          <w:noProof/>
        </w:rPr>
      </w:pPr>
      <w:hyperlink w:anchor="_Toc367742498" w:history="1">
        <w:r w:rsidRPr="00A5343C">
          <w:rPr>
            <w:rStyle w:val="Hyperlink"/>
            <w:rFonts w:eastAsia="Times New Roman" w:cs="Times New Roman"/>
            <w:noProof/>
            <w:lang w:val="en-US"/>
          </w:rPr>
          <w:t>1.1.1.</w:t>
        </w:r>
        <w:r w:rsidRPr="00A5343C">
          <w:rPr>
            <w:rFonts w:cs="Times New Roman"/>
            <w:noProof/>
          </w:rPr>
          <w:tab/>
        </w:r>
        <w:r w:rsidRPr="00A5343C">
          <w:rPr>
            <w:rStyle w:val="Hyperlink"/>
            <w:rFonts w:eastAsia="Times New Roman" w:cs="Times New Roman"/>
            <w:noProof/>
            <w:lang w:val="en-US"/>
          </w:rPr>
          <w:t>Chủ đề cấp độ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_Toc367742498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3</w:t>
        </w:r>
        <w:r w:rsidR="001C4790" w:rsidRPr="00A5343C">
          <w:rPr>
            <w:rFonts w:cs="Times New Roman"/>
            <w:noProof/>
            <w:webHidden/>
          </w:rPr>
          <w:fldChar w:fldCharType="end"/>
        </w:r>
      </w:hyperlink>
    </w:p>
    <w:p w14:paraId="66C436C2" w14:textId="77777777" w:rsidR="00FB6EE8" w:rsidRPr="00A5343C" w:rsidRDefault="00FB6EE8">
      <w:pPr>
        <w:pStyle w:val="TOC3"/>
        <w:tabs>
          <w:tab w:val="left" w:pos="1320"/>
          <w:tab w:val="right" w:leader="dot" w:pos="8777"/>
        </w:tabs>
        <w:rPr>
          <w:rFonts w:cs="Times New Roman"/>
          <w:noProof/>
        </w:rPr>
      </w:pPr>
      <w:hyperlink w:anchor="_Toc367742499" w:history="1">
        <w:r w:rsidRPr="00A5343C">
          <w:rPr>
            <w:rStyle w:val="Hyperlink"/>
            <w:rFonts w:eastAsia="Times New Roman" w:cs="Times New Roman"/>
            <w:noProof/>
          </w:rPr>
          <w:t>1.1.2.</w:t>
        </w:r>
        <w:r w:rsidRPr="00A5343C">
          <w:rPr>
            <w:rFonts w:cs="Times New Roman"/>
            <w:noProof/>
          </w:rPr>
          <w:tab/>
        </w:r>
        <w:r w:rsidRPr="00A5343C">
          <w:rPr>
            <w:rStyle w:val="Hyperlink"/>
            <w:rFonts w:eastAsia="Times New Roman" w:cs="Times New Roman"/>
            <w:noProof/>
            <w:lang w:val="en-US"/>
          </w:rPr>
          <w:t>Chủ đề cấp độ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_Toc367742499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3</w:t>
        </w:r>
        <w:r w:rsidR="001C4790" w:rsidRPr="00A5343C">
          <w:rPr>
            <w:rFonts w:cs="Times New Roman"/>
            <w:noProof/>
            <w:webHidden/>
          </w:rPr>
          <w:fldChar w:fldCharType="end"/>
        </w:r>
      </w:hyperlink>
    </w:p>
    <w:p w14:paraId="10758B25" w14:textId="77777777" w:rsidR="00FB6EE8" w:rsidRPr="00A5343C" w:rsidRDefault="00FB6EE8">
      <w:pPr>
        <w:pStyle w:val="TOC4"/>
        <w:tabs>
          <w:tab w:val="left" w:pos="1760"/>
          <w:tab w:val="right" w:leader="dot" w:pos="8777"/>
        </w:tabs>
        <w:rPr>
          <w:rFonts w:cs="Times New Roman"/>
          <w:noProof/>
        </w:rPr>
      </w:pPr>
      <w:hyperlink w:anchor="_Toc367742500" w:history="1">
        <w:r w:rsidRPr="00A5343C">
          <w:rPr>
            <w:rStyle w:val="Hyperlink"/>
            <w:rFonts w:cs="Times New Roman"/>
            <w:noProof/>
            <w:lang w:val="en-US"/>
          </w:rPr>
          <w:t>1.1.2.1.</w:t>
        </w:r>
        <w:r w:rsidRPr="00A5343C">
          <w:rPr>
            <w:rFonts w:cs="Times New Roman"/>
            <w:noProof/>
          </w:rPr>
          <w:tab/>
        </w:r>
        <w:r w:rsidRPr="00A5343C">
          <w:rPr>
            <w:rStyle w:val="Hyperlink"/>
            <w:rFonts w:cs="Times New Roman"/>
            <w:noProof/>
            <w:lang w:val="en-US"/>
          </w:rPr>
          <w:t>Chủ đề cấp độ 4</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_Toc367742500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3</w:t>
        </w:r>
        <w:r w:rsidR="001C4790" w:rsidRPr="00A5343C">
          <w:rPr>
            <w:rFonts w:cs="Times New Roman"/>
            <w:noProof/>
            <w:webHidden/>
          </w:rPr>
          <w:fldChar w:fldCharType="end"/>
        </w:r>
      </w:hyperlink>
    </w:p>
    <w:p w14:paraId="0867B5AE" w14:textId="77777777" w:rsidR="00FB6EE8" w:rsidRPr="00A5343C" w:rsidRDefault="00FB6EE8">
      <w:pPr>
        <w:pStyle w:val="TOC1"/>
        <w:tabs>
          <w:tab w:val="left" w:pos="1540"/>
          <w:tab w:val="right" w:leader="dot" w:pos="8777"/>
        </w:tabs>
        <w:rPr>
          <w:rFonts w:eastAsiaTheme="minorEastAsia" w:cs="Times New Roman"/>
          <w:noProof/>
          <w:sz w:val="22"/>
          <w:lang w:eastAsia="vi-VN"/>
        </w:rPr>
      </w:pPr>
      <w:hyperlink w:anchor="_Toc367742501" w:history="1">
        <w:r w:rsidRPr="00A5343C">
          <w:rPr>
            <w:rStyle w:val="Hyperlink"/>
            <w:rFonts w:cs="Times New Roman"/>
            <w:noProof/>
          </w:rPr>
          <w:t>Chương 2.</w:t>
        </w:r>
        <w:r w:rsidRPr="00A5343C">
          <w:rPr>
            <w:rFonts w:eastAsiaTheme="minorEastAsia" w:cs="Times New Roman"/>
            <w:noProof/>
            <w:sz w:val="22"/>
            <w:lang w:eastAsia="vi-VN"/>
          </w:rPr>
          <w:tab/>
        </w:r>
        <w:r w:rsidRPr="00A5343C">
          <w:rPr>
            <w:rStyle w:val="Hyperlink"/>
            <w:rFonts w:cs="Times New Roman"/>
            <w:noProof/>
          </w:rPr>
          <w:t>TÊN CHƯƠNG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_Toc367742501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0DB18046" w14:textId="77777777" w:rsidR="00FB6EE8" w:rsidRPr="00A5343C" w:rsidRDefault="00FB6EE8">
      <w:pPr>
        <w:pStyle w:val="TOC2"/>
        <w:tabs>
          <w:tab w:val="left" w:pos="880"/>
          <w:tab w:val="right" w:leader="dot" w:pos="8777"/>
        </w:tabs>
        <w:rPr>
          <w:rFonts w:cs="Times New Roman"/>
          <w:noProof/>
        </w:rPr>
      </w:pPr>
      <w:hyperlink w:anchor="_Toc367742502" w:history="1">
        <w:r w:rsidRPr="00A5343C">
          <w:rPr>
            <w:rStyle w:val="Hyperlink"/>
            <w:rFonts w:eastAsia="Times New Roman" w:cs="Times New Roman"/>
            <w:noProof/>
            <w:lang w:val="en-US"/>
          </w:rPr>
          <w:t>2.1.</w:t>
        </w:r>
        <w:r w:rsidRPr="00A5343C">
          <w:rPr>
            <w:rFonts w:cs="Times New Roman"/>
            <w:noProof/>
          </w:rPr>
          <w:tab/>
        </w:r>
        <w:r w:rsidRPr="00A5343C">
          <w:rPr>
            <w:rStyle w:val="Hyperlink"/>
            <w:rFonts w:eastAsia="Times New Roman" w:cs="Times New Roman"/>
            <w:noProof/>
            <w:lang w:val="en-US"/>
          </w:rPr>
          <w:t>Chủ đề cấp độ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_Toc367742502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6D92A969" w14:textId="77777777" w:rsidR="00FB6EE8" w:rsidRPr="00A5343C" w:rsidRDefault="00FB6EE8">
      <w:pPr>
        <w:pStyle w:val="TOC3"/>
        <w:tabs>
          <w:tab w:val="left" w:pos="1320"/>
          <w:tab w:val="right" w:leader="dot" w:pos="8777"/>
        </w:tabs>
        <w:rPr>
          <w:rFonts w:cs="Times New Roman"/>
          <w:noProof/>
        </w:rPr>
      </w:pPr>
      <w:hyperlink w:anchor="_Toc367742503" w:history="1">
        <w:r w:rsidRPr="00A5343C">
          <w:rPr>
            <w:rStyle w:val="Hyperlink"/>
            <w:rFonts w:cs="Times New Roman"/>
            <w:noProof/>
            <w:lang w:val="en-US"/>
          </w:rPr>
          <w:t>2.1.1.</w:t>
        </w:r>
        <w:r w:rsidRPr="00A5343C">
          <w:rPr>
            <w:rFonts w:cs="Times New Roman"/>
            <w:noProof/>
          </w:rPr>
          <w:tab/>
        </w:r>
        <w:r w:rsidRPr="00A5343C">
          <w:rPr>
            <w:rStyle w:val="Hyperlink"/>
            <w:rFonts w:cs="Times New Roman"/>
            <w:noProof/>
            <w:lang w:val="en-US"/>
          </w:rPr>
          <w:t>Chủ đề cấp độ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_Toc367742503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2E7A12E3" w14:textId="77777777" w:rsidR="00FB6EE8" w:rsidRPr="00A5343C" w:rsidRDefault="00FB6EE8">
      <w:pPr>
        <w:pStyle w:val="TOC4"/>
        <w:tabs>
          <w:tab w:val="left" w:pos="1760"/>
          <w:tab w:val="right" w:leader="dot" w:pos="8777"/>
        </w:tabs>
        <w:rPr>
          <w:rFonts w:cs="Times New Roman"/>
          <w:noProof/>
        </w:rPr>
      </w:pPr>
      <w:hyperlink w:anchor="_Toc367742504" w:history="1">
        <w:r w:rsidRPr="00A5343C">
          <w:rPr>
            <w:rStyle w:val="Hyperlink"/>
            <w:rFonts w:cs="Times New Roman"/>
            <w:noProof/>
            <w:lang w:val="en-US"/>
          </w:rPr>
          <w:t>2.1.1.1.</w:t>
        </w:r>
        <w:r w:rsidRPr="00A5343C">
          <w:rPr>
            <w:rFonts w:cs="Times New Roman"/>
            <w:noProof/>
          </w:rPr>
          <w:tab/>
        </w:r>
        <w:r w:rsidRPr="00A5343C">
          <w:rPr>
            <w:rStyle w:val="Hyperlink"/>
            <w:rFonts w:cs="Times New Roman"/>
            <w:noProof/>
            <w:lang w:val="en-US"/>
          </w:rPr>
          <w:t>Chủ đề cấp độ 4</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_Toc367742504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1C335E1E" w14:textId="77777777" w:rsidR="00FB6EE8" w:rsidRPr="00A5343C" w:rsidRDefault="00FB6EE8">
      <w:pPr>
        <w:pStyle w:val="TOC2"/>
        <w:tabs>
          <w:tab w:val="left" w:pos="880"/>
          <w:tab w:val="right" w:leader="dot" w:pos="8777"/>
        </w:tabs>
        <w:rPr>
          <w:rFonts w:cs="Times New Roman"/>
          <w:noProof/>
        </w:rPr>
      </w:pPr>
      <w:hyperlink w:anchor="_Toc367742505" w:history="1">
        <w:r w:rsidRPr="00A5343C">
          <w:rPr>
            <w:rStyle w:val="Hyperlink"/>
            <w:rFonts w:cs="Times New Roman"/>
            <w:noProof/>
            <w:lang w:val="en-US"/>
          </w:rPr>
          <w:t>2.2.</w:t>
        </w:r>
        <w:r w:rsidRPr="00A5343C">
          <w:rPr>
            <w:rFonts w:cs="Times New Roman"/>
            <w:noProof/>
          </w:rPr>
          <w:tab/>
        </w:r>
        <w:r w:rsidRPr="00A5343C">
          <w:rPr>
            <w:rStyle w:val="Hyperlink"/>
            <w:rFonts w:cs="Times New Roman"/>
            <w:noProof/>
            <w:lang w:val="en-US"/>
          </w:rPr>
          <w:t>Chủ đề cấp độ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_Toc367742505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79AE5B98" w14:textId="77777777" w:rsidR="00FB6EE8" w:rsidRPr="00A5343C" w:rsidRDefault="00FB6EE8">
      <w:pPr>
        <w:pStyle w:val="TOC3"/>
        <w:tabs>
          <w:tab w:val="left" w:pos="1320"/>
          <w:tab w:val="right" w:leader="dot" w:pos="8777"/>
        </w:tabs>
        <w:rPr>
          <w:rFonts w:cs="Times New Roman"/>
          <w:noProof/>
        </w:rPr>
      </w:pPr>
      <w:hyperlink w:anchor="_Toc367742506" w:history="1">
        <w:r w:rsidRPr="00A5343C">
          <w:rPr>
            <w:rStyle w:val="Hyperlink"/>
            <w:rFonts w:cs="Times New Roman"/>
            <w:noProof/>
            <w:lang w:val="en-US"/>
          </w:rPr>
          <w:t>2.2.1.</w:t>
        </w:r>
        <w:r w:rsidRPr="00A5343C">
          <w:rPr>
            <w:rFonts w:cs="Times New Roman"/>
            <w:noProof/>
          </w:rPr>
          <w:tab/>
        </w:r>
        <w:r w:rsidRPr="00A5343C">
          <w:rPr>
            <w:rStyle w:val="Hyperlink"/>
            <w:rFonts w:cs="Times New Roman"/>
            <w:noProof/>
            <w:lang w:val="en-US"/>
          </w:rPr>
          <w:t>Chủ đề cấp độ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_Toc367742506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30FCC6FD" w14:textId="77777777" w:rsidR="00FB6EE8" w:rsidRPr="00A5343C" w:rsidRDefault="00FB6EE8">
      <w:pPr>
        <w:pStyle w:val="TOC1"/>
        <w:tabs>
          <w:tab w:val="left" w:pos="1540"/>
          <w:tab w:val="right" w:leader="dot" w:pos="8777"/>
        </w:tabs>
        <w:rPr>
          <w:rFonts w:eastAsiaTheme="minorEastAsia" w:cs="Times New Roman"/>
          <w:noProof/>
          <w:sz w:val="22"/>
          <w:lang w:eastAsia="vi-VN"/>
        </w:rPr>
      </w:pPr>
      <w:hyperlink w:anchor="_Toc367742507" w:history="1">
        <w:r w:rsidRPr="00A5343C">
          <w:rPr>
            <w:rStyle w:val="Hyperlink"/>
            <w:rFonts w:cs="Times New Roman"/>
            <w:noProof/>
          </w:rPr>
          <w:t>Chương 3.</w:t>
        </w:r>
        <w:r w:rsidRPr="00A5343C">
          <w:rPr>
            <w:rFonts w:eastAsiaTheme="minorEastAsia" w:cs="Times New Roman"/>
            <w:noProof/>
            <w:sz w:val="22"/>
            <w:lang w:eastAsia="vi-VN"/>
          </w:rPr>
          <w:tab/>
        </w:r>
        <w:r w:rsidRPr="00A5343C">
          <w:rPr>
            <w:rStyle w:val="Hyperlink"/>
            <w:rFonts w:cs="Times New Roman"/>
            <w:noProof/>
          </w:rPr>
          <w:t>TÊN CHƯƠNG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_Toc367742507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5</w:t>
        </w:r>
        <w:r w:rsidR="001C4790" w:rsidRPr="00A5343C">
          <w:rPr>
            <w:rFonts w:cs="Times New Roman"/>
            <w:noProof/>
            <w:webHidden/>
          </w:rPr>
          <w:fldChar w:fldCharType="end"/>
        </w:r>
      </w:hyperlink>
    </w:p>
    <w:p w14:paraId="6C6A999F" w14:textId="77777777" w:rsidR="00FB6EE8" w:rsidRPr="00A5343C" w:rsidRDefault="00FB6EE8">
      <w:pPr>
        <w:pStyle w:val="TOC2"/>
        <w:tabs>
          <w:tab w:val="left" w:pos="880"/>
          <w:tab w:val="right" w:leader="dot" w:pos="8777"/>
        </w:tabs>
        <w:rPr>
          <w:rFonts w:cs="Times New Roman"/>
          <w:noProof/>
        </w:rPr>
      </w:pPr>
      <w:hyperlink w:anchor="_Toc367742508" w:history="1">
        <w:r w:rsidRPr="00A5343C">
          <w:rPr>
            <w:rStyle w:val="Hyperlink"/>
            <w:rFonts w:cs="Times New Roman"/>
            <w:noProof/>
            <w:lang w:val="en-US"/>
          </w:rPr>
          <w:t>3.1.</w:t>
        </w:r>
        <w:r w:rsidRPr="00A5343C">
          <w:rPr>
            <w:rFonts w:cs="Times New Roman"/>
            <w:noProof/>
          </w:rPr>
          <w:tab/>
        </w:r>
        <w:r w:rsidRPr="00A5343C">
          <w:rPr>
            <w:rStyle w:val="Hyperlink"/>
            <w:rFonts w:cs="Times New Roman"/>
            <w:noProof/>
            <w:lang w:val="en-US"/>
          </w:rPr>
          <w:t>Chủ đề cấp độ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_Toc367742508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5</w:t>
        </w:r>
        <w:r w:rsidR="001C4790" w:rsidRPr="00A5343C">
          <w:rPr>
            <w:rFonts w:cs="Times New Roman"/>
            <w:noProof/>
            <w:webHidden/>
          </w:rPr>
          <w:fldChar w:fldCharType="end"/>
        </w:r>
      </w:hyperlink>
    </w:p>
    <w:p w14:paraId="50944E10" w14:textId="77777777" w:rsidR="00FB6EE8" w:rsidRPr="00A5343C" w:rsidRDefault="00FB6EE8">
      <w:pPr>
        <w:pStyle w:val="TOC3"/>
        <w:tabs>
          <w:tab w:val="left" w:pos="1320"/>
          <w:tab w:val="right" w:leader="dot" w:pos="8777"/>
        </w:tabs>
        <w:rPr>
          <w:rFonts w:cs="Times New Roman"/>
          <w:noProof/>
        </w:rPr>
      </w:pPr>
      <w:hyperlink w:anchor="_Toc367742509" w:history="1">
        <w:r w:rsidRPr="00A5343C">
          <w:rPr>
            <w:rStyle w:val="Hyperlink"/>
            <w:rFonts w:cs="Times New Roman"/>
            <w:noProof/>
            <w:lang w:val="en-US"/>
          </w:rPr>
          <w:t>3.1.1.</w:t>
        </w:r>
        <w:r w:rsidRPr="00A5343C">
          <w:rPr>
            <w:rFonts w:cs="Times New Roman"/>
            <w:noProof/>
          </w:rPr>
          <w:tab/>
        </w:r>
        <w:r w:rsidRPr="00A5343C">
          <w:rPr>
            <w:rStyle w:val="Hyperlink"/>
            <w:rFonts w:cs="Times New Roman"/>
            <w:noProof/>
            <w:lang w:val="en-US"/>
          </w:rPr>
          <w:t>Chủ đề cấp độ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_Toc367742509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5</w:t>
        </w:r>
        <w:r w:rsidR="001C4790" w:rsidRPr="00A5343C">
          <w:rPr>
            <w:rFonts w:cs="Times New Roman"/>
            <w:noProof/>
            <w:webHidden/>
          </w:rPr>
          <w:fldChar w:fldCharType="end"/>
        </w:r>
      </w:hyperlink>
    </w:p>
    <w:p w14:paraId="6483ABD4" w14:textId="77777777" w:rsidR="00FB6EE8" w:rsidRPr="00A5343C" w:rsidRDefault="00FB6EE8">
      <w:pPr>
        <w:pStyle w:val="TOC4"/>
        <w:tabs>
          <w:tab w:val="left" w:pos="1760"/>
          <w:tab w:val="right" w:leader="dot" w:pos="8777"/>
        </w:tabs>
        <w:rPr>
          <w:rFonts w:cs="Times New Roman"/>
          <w:noProof/>
        </w:rPr>
      </w:pPr>
      <w:hyperlink w:anchor="_Toc367742510" w:history="1">
        <w:r w:rsidRPr="00A5343C">
          <w:rPr>
            <w:rStyle w:val="Hyperlink"/>
            <w:rFonts w:cs="Times New Roman"/>
            <w:noProof/>
            <w:lang w:val="en-US"/>
          </w:rPr>
          <w:t>3.1.1.1.</w:t>
        </w:r>
        <w:r w:rsidRPr="00A5343C">
          <w:rPr>
            <w:rFonts w:cs="Times New Roman"/>
            <w:noProof/>
          </w:rPr>
          <w:tab/>
        </w:r>
        <w:r w:rsidRPr="00A5343C">
          <w:rPr>
            <w:rStyle w:val="Hyperlink"/>
            <w:rFonts w:cs="Times New Roman"/>
            <w:noProof/>
            <w:lang w:val="en-US"/>
          </w:rPr>
          <w:t>Chủ đề cấp độ 4</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_Toc367742510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5</w:t>
        </w:r>
        <w:r w:rsidR="001C4790" w:rsidRPr="00A5343C">
          <w:rPr>
            <w:rFonts w:cs="Times New Roman"/>
            <w:noProof/>
            <w:webHidden/>
          </w:rPr>
          <w:fldChar w:fldCharType="end"/>
        </w:r>
      </w:hyperlink>
    </w:p>
    <w:p w14:paraId="2A63D310" w14:textId="77777777" w:rsidR="00FB6EE8" w:rsidRPr="00A5343C" w:rsidRDefault="00FB6EE8">
      <w:pPr>
        <w:pStyle w:val="TOC2"/>
        <w:tabs>
          <w:tab w:val="left" w:pos="880"/>
          <w:tab w:val="right" w:leader="dot" w:pos="8777"/>
        </w:tabs>
        <w:rPr>
          <w:rFonts w:cs="Times New Roman"/>
          <w:noProof/>
        </w:rPr>
      </w:pPr>
      <w:hyperlink w:anchor="_Toc367742511" w:history="1">
        <w:r w:rsidRPr="00A5343C">
          <w:rPr>
            <w:rStyle w:val="Hyperlink"/>
            <w:rFonts w:cs="Times New Roman"/>
            <w:noProof/>
            <w:lang w:val="en-US"/>
          </w:rPr>
          <w:t>3.2.</w:t>
        </w:r>
        <w:r w:rsidRPr="00A5343C">
          <w:rPr>
            <w:rFonts w:cs="Times New Roman"/>
            <w:noProof/>
          </w:rPr>
          <w:tab/>
        </w:r>
        <w:r w:rsidRPr="00A5343C">
          <w:rPr>
            <w:rStyle w:val="Hyperlink"/>
            <w:rFonts w:cs="Times New Roman"/>
            <w:noProof/>
            <w:lang w:val="en-US"/>
          </w:rPr>
          <w:t>Chủ đề cấp độ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_Toc367742511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5</w:t>
        </w:r>
        <w:r w:rsidR="001C4790" w:rsidRPr="00A5343C">
          <w:rPr>
            <w:rFonts w:cs="Times New Roman"/>
            <w:noProof/>
            <w:webHidden/>
          </w:rPr>
          <w:fldChar w:fldCharType="end"/>
        </w:r>
      </w:hyperlink>
    </w:p>
    <w:p w14:paraId="52A4C7A1" w14:textId="77777777" w:rsidR="001F7810" w:rsidRPr="00A5343C" w:rsidRDefault="001C4790" w:rsidP="00BE161C">
      <w:pPr>
        <w:rPr>
          <w:rFonts w:cs="Times New Roman"/>
          <w:b/>
          <w:sz w:val="28"/>
          <w:szCs w:val="26"/>
        </w:rPr>
      </w:pPr>
      <w:r w:rsidRPr="00A5343C">
        <w:rPr>
          <w:rFonts w:cs="Times New Roman"/>
          <w:b/>
          <w:sz w:val="28"/>
          <w:szCs w:val="26"/>
        </w:rPr>
        <w:fldChar w:fldCharType="end"/>
      </w:r>
    </w:p>
    <w:p w14:paraId="168B5BE2" w14:textId="77777777" w:rsidR="001F7810" w:rsidRPr="00A5343C" w:rsidRDefault="001F7810" w:rsidP="00A1168A">
      <w:pPr>
        <w:jc w:val="center"/>
        <w:rPr>
          <w:rFonts w:cs="Times New Roman"/>
          <w:b/>
          <w:sz w:val="28"/>
          <w:szCs w:val="26"/>
        </w:rPr>
      </w:pPr>
    </w:p>
    <w:p w14:paraId="7B50B242" w14:textId="77777777" w:rsidR="001F7810" w:rsidRPr="00A5343C" w:rsidRDefault="001F7810" w:rsidP="00A1168A">
      <w:pPr>
        <w:jc w:val="center"/>
        <w:rPr>
          <w:rFonts w:cs="Times New Roman"/>
          <w:b/>
          <w:sz w:val="28"/>
          <w:szCs w:val="26"/>
        </w:rPr>
        <w:sectPr w:rsidR="001F7810" w:rsidRPr="00A5343C" w:rsidSect="00745672">
          <w:pgSz w:w="11906" w:h="16838"/>
          <w:pgMar w:top="1701" w:right="1134" w:bottom="1985" w:left="1985" w:header="708" w:footer="708" w:gutter="0"/>
          <w:cols w:space="708"/>
          <w:docGrid w:linePitch="360"/>
        </w:sectPr>
      </w:pPr>
    </w:p>
    <w:p w14:paraId="61D380EA" w14:textId="77777777" w:rsidR="0045053A" w:rsidRPr="00A5343C" w:rsidRDefault="001F7810" w:rsidP="005D7BC1">
      <w:pPr>
        <w:pStyle w:val="Title"/>
        <w:rPr>
          <w:rFonts w:cs="Times New Roman"/>
        </w:rPr>
      </w:pPr>
      <w:r w:rsidRPr="00A5343C">
        <w:rPr>
          <w:rFonts w:cs="Times New Roman"/>
        </w:rPr>
        <w:lastRenderedPageBreak/>
        <w:t>DANH MỤC HÌNH</w:t>
      </w:r>
    </w:p>
    <w:p w14:paraId="0A05836D" w14:textId="77777777" w:rsidR="00FB6EE8" w:rsidRPr="00A5343C" w:rsidRDefault="001C4790">
      <w:pPr>
        <w:pStyle w:val="TableofFigures"/>
        <w:tabs>
          <w:tab w:val="right" w:leader="dot" w:pos="8777"/>
        </w:tabs>
        <w:rPr>
          <w:rFonts w:eastAsiaTheme="minorEastAsia" w:cs="Times New Roman"/>
          <w:noProof/>
          <w:sz w:val="22"/>
          <w:lang w:eastAsia="vi-VN"/>
        </w:rPr>
      </w:pPr>
      <w:r w:rsidRPr="00A5343C">
        <w:rPr>
          <w:rFonts w:cs="Times New Roman"/>
          <w:b/>
          <w:sz w:val="28"/>
          <w:szCs w:val="26"/>
        </w:rPr>
        <w:fldChar w:fldCharType="begin"/>
      </w:r>
      <w:r w:rsidR="00FB6EE8" w:rsidRPr="00A5343C">
        <w:rPr>
          <w:rFonts w:cs="Times New Roman"/>
          <w:b/>
          <w:sz w:val="28"/>
          <w:szCs w:val="26"/>
        </w:rPr>
        <w:instrText xml:space="preserve"> TOC \h \z \c "Hình" </w:instrText>
      </w:r>
      <w:r w:rsidRPr="00A5343C">
        <w:rPr>
          <w:rFonts w:cs="Times New Roman"/>
          <w:b/>
          <w:sz w:val="28"/>
          <w:szCs w:val="26"/>
        </w:rPr>
        <w:fldChar w:fldCharType="separate"/>
      </w:r>
      <w:hyperlink w:anchor="_Toc367742554" w:history="1">
        <w:r w:rsidR="00FB6EE8" w:rsidRPr="00A5343C">
          <w:rPr>
            <w:rStyle w:val="Hyperlink"/>
            <w:rFonts w:cs="Times New Roman"/>
            <w:noProof/>
          </w:rPr>
          <w:t>Hình 1.1</w:t>
        </w:r>
        <w:r w:rsidR="00FB6EE8" w:rsidRPr="00A5343C">
          <w:rPr>
            <w:rStyle w:val="Hyperlink"/>
            <w:rFonts w:cs="Times New Roman"/>
            <w:noProof/>
            <w:lang w:val="en-US"/>
          </w:rPr>
          <w:t>: Tên hình 1</w:t>
        </w:r>
        <w:r w:rsidR="00FB6EE8" w:rsidRPr="00A5343C">
          <w:rPr>
            <w:rFonts w:cs="Times New Roman"/>
            <w:noProof/>
            <w:webHidden/>
          </w:rPr>
          <w:tab/>
        </w:r>
        <w:r w:rsidRPr="00A5343C">
          <w:rPr>
            <w:rFonts w:cs="Times New Roman"/>
            <w:noProof/>
            <w:webHidden/>
          </w:rPr>
          <w:fldChar w:fldCharType="begin"/>
        </w:r>
        <w:r w:rsidR="00FB6EE8" w:rsidRPr="00A5343C">
          <w:rPr>
            <w:rFonts w:cs="Times New Roman"/>
            <w:noProof/>
            <w:webHidden/>
          </w:rPr>
          <w:instrText xml:space="preserve"> PAGEREF _Toc367742554 \h </w:instrText>
        </w:r>
        <w:r w:rsidRPr="00A5343C">
          <w:rPr>
            <w:rFonts w:cs="Times New Roman"/>
            <w:noProof/>
            <w:webHidden/>
          </w:rPr>
        </w:r>
        <w:r w:rsidRPr="00A5343C">
          <w:rPr>
            <w:rFonts w:cs="Times New Roman"/>
            <w:noProof/>
            <w:webHidden/>
          </w:rPr>
          <w:fldChar w:fldCharType="separate"/>
        </w:r>
        <w:r w:rsidR="00C747D5">
          <w:rPr>
            <w:rFonts w:cs="Times New Roman"/>
            <w:noProof/>
            <w:webHidden/>
          </w:rPr>
          <w:t>3</w:t>
        </w:r>
        <w:r w:rsidRPr="00A5343C">
          <w:rPr>
            <w:rFonts w:cs="Times New Roman"/>
            <w:noProof/>
            <w:webHidden/>
          </w:rPr>
          <w:fldChar w:fldCharType="end"/>
        </w:r>
      </w:hyperlink>
    </w:p>
    <w:p w14:paraId="108FAE17" w14:textId="77777777" w:rsidR="001F7810" w:rsidRPr="00A5343C" w:rsidRDefault="001C4790" w:rsidP="00BE161C">
      <w:pPr>
        <w:rPr>
          <w:rFonts w:cs="Times New Roman"/>
          <w:b/>
          <w:sz w:val="28"/>
          <w:szCs w:val="26"/>
        </w:rPr>
      </w:pPr>
      <w:r w:rsidRPr="00A5343C">
        <w:rPr>
          <w:rFonts w:cs="Times New Roman"/>
          <w:b/>
          <w:sz w:val="28"/>
          <w:szCs w:val="26"/>
        </w:rPr>
        <w:fldChar w:fldCharType="end"/>
      </w:r>
    </w:p>
    <w:p w14:paraId="73165263" w14:textId="77777777" w:rsidR="00745672" w:rsidRPr="00A5343C" w:rsidRDefault="00745672" w:rsidP="00BE161C">
      <w:pPr>
        <w:rPr>
          <w:rFonts w:cs="Times New Roman"/>
          <w:b/>
          <w:sz w:val="28"/>
          <w:szCs w:val="26"/>
        </w:rPr>
      </w:pPr>
    </w:p>
    <w:p w14:paraId="3A639C59" w14:textId="77777777" w:rsidR="001F7810" w:rsidRPr="00DC43AC" w:rsidRDefault="001F7810" w:rsidP="00BE161C">
      <w:pPr>
        <w:rPr>
          <w:rFonts w:cstheme="majorHAnsi"/>
          <w:b/>
          <w:sz w:val="28"/>
          <w:szCs w:val="26"/>
        </w:rPr>
        <w:sectPr w:rsidR="001F7810" w:rsidRPr="00DC43AC" w:rsidSect="00745672">
          <w:pgSz w:w="11906" w:h="16838"/>
          <w:pgMar w:top="1701" w:right="1134" w:bottom="1985" w:left="1985" w:header="708" w:footer="708" w:gutter="0"/>
          <w:cols w:space="708"/>
          <w:docGrid w:linePitch="360"/>
        </w:sectPr>
      </w:pPr>
    </w:p>
    <w:p w14:paraId="1A71C9E4" w14:textId="77777777" w:rsidR="001F7810" w:rsidRPr="00A5343C" w:rsidRDefault="001F7810" w:rsidP="005D7BC1">
      <w:pPr>
        <w:pStyle w:val="Title"/>
        <w:rPr>
          <w:rFonts w:cs="Times New Roman"/>
        </w:rPr>
      </w:pPr>
      <w:r w:rsidRPr="00A5343C">
        <w:rPr>
          <w:rFonts w:cs="Times New Roman"/>
        </w:rPr>
        <w:lastRenderedPageBreak/>
        <w:t>DANH MỤC BẢNG</w:t>
      </w:r>
    </w:p>
    <w:p w14:paraId="1A5AF537" w14:textId="77777777" w:rsidR="00FB6EE8" w:rsidRPr="00A5343C" w:rsidRDefault="001C4790">
      <w:pPr>
        <w:pStyle w:val="TableofFigures"/>
        <w:tabs>
          <w:tab w:val="right" w:leader="dot" w:pos="8777"/>
        </w:tabs>
        <w:rPr>
          <w:rFonts w:eastAsiaTheme="minorEastAsia" w:cs="Times New Roman"/>
          <w:noProof/>
          <w:sz w:val="22"/>
          <w:lang w:eastAsia="vi-VN"/>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367742567" w:history="1">
        <w:r w:rsidR="00FB6EE8" w:rsidRPr="00A5343C">
          <w:rPr>
            <w:rStyle w:val="Hyperlink"/>
            <w:rFonts w:cs="Times New Roman"/>
            <w:noProof/>
          </w:rPr>
          <w:t>Bảng 1.1</w:t>
        </w:r>
        <w:r w:rsidR="00FB6EE8" w:rsidRPr="00A5343C">
          <w:rPr>
            <w:rStyle w:val="Hyperlink"/>
            <w:rFonts w:cs="Times New Roman"/>
            <w:noProof/>
            <w:lang w:val="en-US"/>
          </w:rPr>
          <w:t>: Tên bảng 1</w:t>
        </w:r>
        <w:r w:rsidR="00FB6EE8" w:rsidRPr="00A5343C">
          <w:rPr>
            <w:rFonts w:cs="Times New Roman"/>
            <w:noProof/>
            <w:webHidden/>
          </w:rPr>
          <w:tab/>
        </w:r>
        <w:r w:rsidRPr="00A5343C">
          <w:rPr>
            <w:rFonts w:cs="Times New Roman"/>
            <w:noProof/>
            <w:webHidden/>
          </w:rPr>
          <w:fldChar w:fldCharType="begin"/>
        </w:r>
        <w:r w:rsidR="00FB6EE8" w:rsidRPr="00A5343C">
          <w:rPr>
            <w:rFonts w:cs="Times New Roman"/>
            <w:noProof/>
            <w:webHidden/>
          </w:rPr>
          <w:instrText xml:space="preserve"> PAGEREF _Toc367742567 \h </w:instrText>
        </w:r>
        <w:r w:rsidRPr="00A5343C">
          <w:rPr>
            <w:rFonts w:cs="Times New Roman"/>
            <w:noProof/>
            <w:webHidden/>
          </w:rPr>
        </w:r>
        <w:r w:rsidRPr="00A5343C">
          <w:rPr>
            <w:rFonts w:cs="Times New Roman"/>
            <w:noProof/>
            <w:webHidden/>
          </w:rPr>
          <w:fldChar w:fldCharType="separate"/>
        </w:r>
        <w:r w:rsidR="00C747D5">
          <w:rPr>
            <w:rFonts w:cs="Times New Roman"/>
            <w:noProof/>
            <w:webHidden/>
          </w:rPr>
          <w:t>3</w:t>
        </w:r>
        <w:r w:rsidRPr="00A5343C">
          <w:rPr>
            <w:rFonts w:cs="Times New Roman"/>
            <w:noProof/>
            <w:webHidden/>
          </w:rPr>
          <w:fldChar w:fldCharType="end"/>
        </w:r>
      </w:hyperlink>
    </w:p>
    <w:p w14:paraId="2E7DFA1A" w14:textId="77777777" w:rsidR="00FB6EE8" w:rsidRPr="00A5343C" w:rsidRDefault="00FB6EE8">
      <w:pPr>
        <w:pStyle w:val="TableofFigures"/>
        <w:tabs>
          <w:tab w:val="right" w:leader="dot" w:pos="8777"/>
        </w:tabs>
        <w:rPr>
          <w:rFonts w:eastAsiaTheme="minorEastAsia" w:cs="Times New Roman"/>
          <w:noProof/>
          <w:sz w:val="22"/>
          <w:lang w:eastAsia="vi-VN"/>
        </w:rPr>
      </w:pPr>
      <w:hyperlink w:anchor="_Toc367742568" w:history="1">
        <w:r w:rsidRPr="00A5343C">
          <w:rPr>
            <w:rStyle w:val="Hyperlink"/>
            <w:rFonts w:cs="Times New Roman"/>
            <w:noProof/>
          </w:rPr>
          <w:t>Bảng 2.1</w:t>
        </w:r>
        <w:r w:rsidRPr="00A5343C">
          <w:rPr>
            <w:rStyle w:val="Hyperlink"/>
            <w:rFonts w:cs="Times New Roman"/>
            <w:noProof/>
            <w:lang w:val="en-US"/>
          </w:rPr>
          <w:t>: Tên bảng 1</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_Toc367742568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31F076FC" w14:textId="77777777" w:rsidR="00572585" w:rsidRPr="00A5343C" w:rsidRDefault="001C4790" w:rsidP="00BE161C">
      <w:pPr>
        <w:rPr>
          <w:rFonts w:cs="Times New Roman"/>
          <w:b/>
          <w:sz w:val="28"/>
          <w:szCs w:val="26"/>
        </w:rPr>
      </w:pPr>
      <w:r w:rsidRPr="00A5343C">
        <w:rPr>
          <w:rFonts w:cs="Times New Roman"/>
          <w:b/>
          <w:sz w:val="28"/>
          <w:szCs w:val="26"/>
        </w:rPr>
        <w:fldChar w:fldCharType="end"/>
      </w:r>
    </w:p>
    <w:p w14:paraId="71117C95" w14:textId="77777777" w:rsidR="00572585" w:rsidRPr="00DC43AC" w:rsidRDefault="00572585" w:rsidP="00572585">
      <w:pPr>
        <w:rPr>
          <w:rFonts w:cstheme="majorHAnsi"/>
          <w:b/>
          <w:sz w:val="28"/>
          <w:szCs w:val="26"/>
        </w:rPr>
      </w:pPr>
    </w:p>
    <w:p w14:paraId="46E55491" w14:textId="77777777" w:rsidR="00C05CE5" w:rsidRPr="00DC43AC" w:rsidRDefault="00C05CE5" w:rsidP="00572585">
      <w:pPr>
        <w:rPr>
          <w:rFonts w:cstheme="majorHAnsi"/>
          <w:b/>
          <w:sz w:val="28"/>
          <w:szCs w:val="26"/>
        </w:rPr>
      </w:pPr>
    </w:p>
    <w:p w14:paraId="66EA2301" w14:textId="77777777"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3F4DBF85" w14:textId="77777777" w:rsidR="00572585" w:rsidRPr="00A5343C" w:rsidRDefault="00572585" w:rsidP="005D7BC1">
      <w:pPr>
        <w:pStyle w:val="Title"/>
        <w:rPr>
          <w:rFonts w:cs="Times New Roman"/>
        </w:rPr>
      </w:pPr>
      <w:r w:rsidRPr="00A5343C">
        <w:rPr>
          <w:rFonts w:cs="Times New Roman"/>
        </w:rPr>
        <w:lastRenderedPageBreak/>
        <w:t>DANH MỤC TỪ VIẾT TẮT</w:t>
      </w:r>
    </w:p>
    <w:p w14:paraId="24B92936" w14:textId="77777777" w:rsidR="00572585" w:rsidRPr="00DC43AC" w:rsidRDefault="00572585" w:rsidP="00BE161C">
      <w:pPr>
        <w:rPr>
          <w:rFonts w:cstheme="majorHAnsi"/>
          <w:b/>
          <w:sz w:val="28"/>
          <w:szCs w:val="26"/>
        </w:rPr>
      </w:pPr>
    </w:p>
    <w:p w14:paraId="6E6EB290" w14:textId="77777777" w:rsidR="00572585" w:rsidRPr="00DC43AC" w:rsidRDefault="00572585" w:rsidP="00572585">
      <w:pPr>
        <w:rPr>
          <w:rFonts w:cstheme="majorHAnsi"/>
          <w:b/>
          <w:sz w:val="28"/>
          <w:szCs w:val="26"/>
        </w:rPr>
      </w:pPr>
    </w:p>
    <w:p w14:paraId="27C53620" w14:textId="77777777" w:rsidR="00C05CE5" w:rsidRPr="00DC43AC" w:rsidRDefault="00C05CE5" w:rsidP="00572585">
      <w:pPr>
        <w:rPr>
          <w:rFonts w:cstheme="majorHAnsi"/>
          <w:b/>
          <w:sz w:val="28"/>
          <w:szCs w:val="26"/>
        </w:rPr>
      </w:pPr>
    </w:p>
    <w:p w14:paraId="53BA2E2F" w14:textId="77777777"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288AA2A2" w14:textId="61A0D571" w:rsidR="00C05CE5" w:rsidRPr="00E2244D" w:rsidDel="00E2244D" w:rsidRDefault="00C05CE5">
      <w:pPr>
        <w:pStyle w:val="Title"/>
        <w:spacing w:line="360" w:lineRule="auto"/>
        <w:rPr>
          <w:del w:id="115" w:author="Phạm Hoàn Mỹ" w:date="2026-06-07T14:42:00Z" w16du:dateUtc="2026-06-07T07:42:00Z"/>
          <w:rFonts w:eastAsia="Times New Roman" w:cs="Times New Roman"/>
          <w:lang w:val="en-US"/>
          <w:rPrChange w:id="116" w:author="Phạm Hoàn Mỹ" w:date="2026-06-07T14:41:00Z" w16du:dateUtc="2026-06-07T07:41:00Z">
            <w:rPr>
              <w:del w:id="117" w:author="Phạm Hoàn Mỹ" w:date="2026-06-07T14:42:00Z" w16du:dateUtc="2026-06-07T07:42:00Z"/>
              <w:rFonts w:eastAsia="Times New Roman" w:cs="Times New Roman"/>
            </w:rPr>
          </w:rPrChange>
        </w:rPr>
        <w:pPrChange w:id="118" w:author="Phạm Hoàn Mỹ" w:date="2026-06-07T14:44:00Z" w16du:dateUtc="2026-06-07T07:44:00Z">
          <w:pPr>
            <w:pStyle w:val="Title"/>
          </w:pPr>
        </w:pPrChange>
      </w:pPr>
      <w:r w:rsidRPr="00A5343C">
        <w:rPr>
          <w:rFonts w:eastAsia="Times New Roman" w:cs="Times New Roman"/>
        </w:rPr>
        <w:lastRenderedPageBreak/>
        <w:t xml:space="preserve">TÓM TẮT </w:t>
      </w:r>
      <w:del w:id="119" w:author="Phạm Hoàn Mỹ" w:date="2026-06-07T14:41:00Z" w16du:dateUtc="2026-06-07T07:41:00Z">
        <w:r w:rsidRPr="00A5343C" w:rsidDel="00E2244D">
          <w:rPr>
            <w:rFonts w:eastAsia="Times New Roman" w:cs="Times New Roman"/>
          </w:rPr>
          <w:delText>KHÓA LUẬN</w:delText>
        </w:r>
      </w:del>
      <w:ins w:id="120" w:author="Phạm Hoàn Mỹ" w:date="2026-06-07T14:41:00Z" w16du:dateUtc="2026-06-07T07:41:00Z">
        <w:r w:rsidR="00E2244D">
          <w:rPr>
            <w:rFonts w:eastAsia="Times New Roman" w:cs="Times New Roman"/>
            <w:lang w:val="en-US"/>
          </w:rPr>
          <w:t>ĐỒ ÁN</w:t>
        </w:r>
      </w:ins>
    </w:p>
    <w:p w14:paraId="698DE75B" w14:textId="77777777" w:rsidR="00C05CE5" w:rsidRPr="00E2244D" w:rsidRDefault="00C05CE5">
      <w:pPr>
        <w:pStyle w:val="Title"/>
        <w:spacing w:line="360" w:lineRule="auto"/>
        <w:rPr>
          <w:b w:val="0"/>
          <w:lang w:val="en-US"/>
          <w:rPrChange w:id="121" w:author="Phạm Hoàn Mỹ" w:date="2026-06-07T14:42:00Z" w16du:dateUtc="2026-06-07T07:42:00Z">
            <w:rPr>
              <w:rFonts w:eastAsia="Times New Roman" w:cs="Times New Roman"/>
              <w:b/>
              <w:szCs w:val="26"/>
            </w:rPr>
          </w:rPrChange>
        </w:rPr>
        <w:pPrChange w:id="122" w:author="Phạm Hoàn Mỹ" w:date="2026-06-07T14:44:00Z" w16du:dateUtc="2026-06-07T07:44:00Z">
          <w:pPr>
            <w:spacing w:after="0"/>
          </w:pPr>
        </w:pPrChange>
      </w:pPr>
    </w:p>
    <w:p w14:paraId="2B85B18D" w14:textId="77777777" w:rsidR="00E2244D" w:rsidRPr="00E2244D" w:rsidRDefault="00E2244D" w:rsidP="00E2244D">
      <w:pPr>
        <w:spacing w:after="0"/>
        <w:jc w:val="both"/>
        <w:rPr>
          <w:ins w:id="123" w:author="Phạm Hoàn Mỹ" w:date="2026-06-07T14:43:00Z"/>
          <w:rFonts w:eastAsia="Times New Roman" w:cs="Times New Roman"/>
          <w:bCs/>
          <w:szCs w:val="26"/>
          <w:lang w:val="en-US"/>
        </w:rPr>
      </w:pPr>
      <w:ins w:id="124" w:author="Phạm Hoàn Mỹ" w:date="2026-06-07T14:43:00Z">
        <w:r w:rsidRPr="00E2244D">
          <w:rPr>
            <w:rFonts w:eastAsia="Times New Roman" w:cs="Times New Roman"/>
            <w:bCs/>
            <w:szCs w:val="26"/>
            <w:lang w:val="en-US"/>
          </w:rPr>
          <w:t>Sự bùng nổ của văn hóa sưu tập kỹ thuật số (digital collectibles) và cơ chế vòng quay may mắn (Gacha) đòi hỏi các hệ thống phần mềm phải đáp ứng được khối lượng dữ liệu đa phương tiện khổng lồ, đồng thời đảm bảo tính công bằng và toàn vẹn dữ liệu trong môi trường đa luồng có tính tương tác cao. Tuy nhiên, các giải pháp hiện tại thường gặp hạn chế về băng thông, gây ra hiện tượng tràn bộ nhớ (OOM) trên các thiết bị di động cấu hình thấp, hoặc tiềm ẩn rủi ro sai lệch dữ liệu do tình trạng tương tranh (Race Condition).</w:t>
        </w:r>
      </w:ins>
    </w:p>
    <w:p w14:paraId="42F926A5" w14:textId="77777777" w:rsidR="00E2244D" w:rsidRPr="00E2244D" w:rsidRDefault="00E2244D" w:rsidP="00E2244D">
      <w:pPr>
        <w:spacing w:after="0"/>
        <w:jc w:val="both"/>
        <w:rPr>
          <w:ins w:id="125" w:author="Phạm Hoàn Mỹ" w:date="2026-06-07T14:43:00Z"/>
          <w:rFonts w:eastAsia="Times New Roman" w:cs="Times New Roman"/>
          <w:bCs/>
          <w:szCs w:val="26"/>
          <w:lang w:val="en-US"/>
        </w:rPr>
      </w:pPr>
      <w:ins w:id="126" w:author="Phạm Hoàn Mỹ" w:date="2026-06-07T14:43:00Z">
        <w:r w:rsidRPr="00E2244D">
          <w:rPr>
            <w:rFonts w:eastAsia="Times New Roman" w:cs="Times New Roman"/>
            <w:bCs/>
            <w:szCs w:val="26"/>
            <w:lang w:val="en-US"/>
          </w:rPr>
          <w:t>Đồ án này trình bày quá trình nghiên cứu, thiết kế và phát triển </w:t>
        </w:r>
        <w:r w:rsidRPr="00E2244D">
          <w:rPr>
            <w:rFonts w:eastAsia="Times New Roman" w:cs="Times New Roman"/>
            <w:b/>
            <w:bCs/>
            <w:szCs w:val="26"/>
            <w:lang w:val="en-US"/>
          </w:rPr>
          <w:t>Mosco</w:t>
        </w:r>
        <w:r w:rsidRPr="00E2244D">
          <w:rPr>
            <w:rFonts w:eastAsia="Times New Roman" w:cs="Times New Roman"/>
            <w:bCs/>
            <w:szCs w:val="26"/>
            <w:lang w:val="en-US"/>
          </w:rPr>
          <w:t> – một hệ thống ứng dụng sưu tập thẻ bài và Gacha toàn diện. Kiến trúc hệ thống được phân tách rõ ràng giữa máy chủ (Backend) xây dựng trên nền tảng Spring Boot 3.x kết hợp cơ sở dữ liệu MySQL, và máy trạm (Client) phát triển thuần Native Java dành cho hệ điều hành Android. Điểm đột phá của dự án nằm ở việc áp dụng triệt để mô hình </w:t>
        </w:r>
        <w:r w:rsidRPr="00E2244D">
          <w:rPr>
            <w:rFonts w:eastAsia="Times New Roman" w:cs="Times New Roman"/>
            <w:b/>
            <w:bCs/>
            <w:szCs w:val="26"/>
            <w:lang w:val="en-US"/>
          </w:rPr>
          <w:t>Local-First Architecture</w:t>
        </w:r>
        <w:r w:rsidRPr="00E2244D">
          <w:rPr>
            <w:rFonts w:eastAsia="Times New Roman" w:cs="Times New Roman"/>
            <w:bCs/>
            <w:szCs w:val="26"/>
            <w:lang w:val="en-US"/>
          </w:rPr>
          <w:t> thông qua Room SQLite, kết hợp cơ chế bẻ khóa bộ nhớ đệm CDN Cloudflare (Cache-Busting) và tối ưu hóa tải ảnh định dạng WebP, cho phép ứng dụng khởi chạy và tải mượt mà hơn 20.000 thẻ bài độ phân giải cao ngay cả trên môi trường giả lập phần cứng hạn chế (Android 9).</w:t>
        </w:r>
      </w:ins>
    </w:p>
    <w:p w14:paraId="6B4C5929" w14:textId="77777777" w:rsidR="00E2244D" w:rsidRPr="00E2244D" w:rsidRDefault="00E2244D" w:rsidP="00E2244D">
      <w:pPr>
        <w:spacing w:after="0"/>
        <w:jc w:val="both"/>
        <w:rPr>
          <w:ins w:id="127" w:author="Phạm Hoàn Mỹ" w:date="2026-06-07T14:43:00Z"/>
          <w:rFonts w:eastAsia="Times New Roman" w:cs="Times New Roman"/>
          <w:bCs/>
          <w:szCs w:val="26"/>
          <w:lang w:val="en-US"/>
        </w:rPr>
      </w:pPr>
      <w:ins w:id="128" w:author="Phạm Hoàn Mỹ" w:date="2026-06-07T14:43:00Z">
        <w:r w:rsidRPr="00E2244D">
          <w:rPr>
            <w:rFonts w:eastAsia="Times New Roman" w:cs="Times New Roman"/>
            <w:bCs/>
            <w:szCs w:val="26"/>
            <w:lang w:val="en-US"/>
          </w:rPr>
          <w:t>Về mặt thuật toán lõi, đồ án đề xuất và cài đặt thành công: (1) Cơ chế nâng cấp thẻ bài áp dụng </w:t>
        </w:r>
        <w:r w:rsidRPr="00E2244D">
          <w:rPr>
            <w:rFonts w:eastAsia="Times New Roman" w:cs="Times New Roman"/>
            <w:b/>
            <w:bCs/>
            <w:szCs w:val="26"/>
            <w:lang w:val="en-US"/>
          </w:rPr>
          <w:t>Khóa bi quan (Pessimistic Locking)</w:t>
        </w:r>
        <w:r w:rsidRPr="00E2244D">
          <w:rPr>
            <w:rFonts w:eastAsia="Times New Roman" w:cs="Times New Roman"/>
            <w:bCs/>
            <w:szCs w:val="26"/>
            <w:lang w:val="en-US"/>
          </w:rPr>
          <w:t> nhằm triệt tiêu hoàn toàn gian lận nhân bản vật phẩm; (2) Hệ thống Gacha sinh số ngẫu nhiên thực sự (True RNG) nạp bất đồng bộ từ </w:t>
        </w:r>
        <w:r w:rsidRPr="00E2244D">
          <w:rPr>
            <w:rFonts w:eastAsia="Times New Roman" w:cs="Times New Roman"/>
            <w:b/>
            <w:bCs/>
            <w:szCs w:val="26"/>
            <w:lang w:val="en-US"/>
          </w:rPr>
          <w:t>nhiễu khí quyển (Atmospheric Noise)</w:t>
        </w:r>
        <w:r w:rsidRPr="00E2244D">
          <w:rPr>
            <w:rFonts w:eastAsia="Times New Roman" w:cs="Times New Roman"/>
            <w:bCs/>
            <w:szCs w:val="26"/>
            <w:lang w:val="en-US"/>
          </w:rPr>
          <w:t> để đảm bảo tính minh bạch tuyệt đối; và (3) Tích hợp học máy </w:t>
        </w:r>
        <w:r w:rsidRPr="00E2244D">
          <w:rPr>
            <w:rFonts w:eastAsia="Times New Roman" w:cs="Times New Roman"/>
            <w:b/>
            <w:bCs/>
            <w:szCs w:val="26"/>
            <w:lang w:val="en-US"/>
          </w:rPr>
          <w:t>Google ML Kit</w:t>
        </w:r>
        <w:r w:rsidRPr="00E2244D">
          <w:rPr>
            <w:rFonts w:eastAsia="Times New Roman" w:cs="Times New Roman"/>
            <w:bCs/>
            <w:szCs w:val="26"/>
            <w:lang w:val="en-US"/>
          </w:rPr>
          <w:t> để tự động nhận diện khuôn mặt và cắt ảnh đại diện thông minh.</w:t>
        </w:r>
      </w:ins>
    </w:p>
    <w:p w14:paraId="03F18B58" w14:textId="0707B9CC" w:rsidR="00C05CE5" w:rsidRPr="00353B15" w:rsidDel="00353B15" w:rsidRDefault="00E2244D">
      <w:pPr>
        <w:spacing w:after="0"/>
        <w:jc w:val="both"/>
        <w:rPr>
          <w:del w:id="129" w:author="Phạm Hoàn Mỹ" w:date="2026-06-07T14:47:00Z" w16du:dateUtc="2026-06-07T07:47:00Z"/>
          <w:rFonts w:eastAsia="Times New Roman" w:cs="Times New Roman"/>
          <w:bCs/>
          <w:szCs w:val="26"/>
          <w:lang w:val="en-US"/>
          <w:rPrChange w:id="130" w:author="Phạm Hoàn Mỹ" w:date="2026-06-07T14:47:00Z" w16du:dateUtc="2026-06-07T07:47:00Z">
            <w:rPr>
              <w:del w:id="131" w:author="Phạm Hoàn Mỹ" w:date="2026-06-07T14:47:00Z" w16du:dateUtc="2026-06-07T07:47:00Z"/>
              <w:rFonts w:eastAsia="Times New Roman" w:cs="Times New Roman"/>
              <w:b/>
              <w:szCs w:val="26"/>
            </w:rPr>
          </w:rPrChange>
        </w:rPr>
        <w:pPrChange w:id="132" w:author="Phạm Hoàn Mỹ" w:date="2026-06-07T14:48:00Z" w16du:dateUtc="2026-06-07T07:48:00Z">
          <w:pPr>
            <w:spacing w:after="0"/>
            <w:jc w:val="center"/>
          </w:pPr>
        </w:pPrChange>
      </w:pPr>
      <w:ins w:id="133" w:author="Phạm Hoàn Mỹ" w:date="2026-06-07T14:43:00Z">
        <w:r w:rsidRPr="00E2244D">
          <w:rPr>
            <w:rFonts w:eastAsia="Times New Roman" w:cs="Times New Roman"/>
            <w:bCs/>
            <w:szCs w:val="26"/>
            <w:lang w:val="en-US"/>
          </w:rPr>
          <w:t>Kết quả thử nghiệm cho thấy hệ thống Mosco không chỉ đáp ứng xuất sắc các yêu cầu về hiệu năng xử lý UI/UX cực kỳ mượt mà (60fps), mà còn duy trì được sự ổn định cao về kiến trúc dữ liệu và khả năng mở rộng trong tương lai. Dự án không chỉ dừng lại ở một ứng dụng giải trí, mà còn là một minh chứng thực tiễn cho việc áp dụng các pattern thiết kế hệ thống phân tán và tối ưu hóa phần mềm trên thiết bị di động.</w:t>
        </w:r>
      </w:ins>
    </w:p>
    <w:p w14:paraId="647B570E" w14:textId="77777777" w:rsidR="00C05CE5" w:rsidRPr="00353B15" w:rsidRDefault="00C05CE5">
      <w:pPr>
        <w:spacing w:after="0"/>
        <w:jc w:val="both"/>
        <w:rPr>
          <w:rFonts w:eastAsia="Times New Roman" w:cs="Times New Roman"/>
          <w:b/>
          <w:szCs w:val="26"/>
          <w:lang w:val="en-US"/>
          <w:rPrChange w:id="134" w:author="Phạm Hoàn Mỹ" w:date="2026-06-07T14:47:00Z" w16du:dateUtc="2026-06-07T07:47:00Z">
            <w:rPr>
              <w:rFonts w:eastAsia="Times New Roman" w:cs="Times New Roman"/>
              <w:b/>
              <w:szCs w:val="26"/>
            </w:rPr>
          </w:rPrChange>
        </w:rPr>
        <w:pPrChange w:id="135" w:author="Phạm Hoàn Mỹ" w:date="2026-06-07T14:48:00Z" w16du:dateUtc="2026-06-07T07:48:00Z">
          <w:pPr>
            <w:spacing w:after="0"/>
            <w:jc w:val="center"/>
          </w:pPr>
        </w:pPrChange>
      </w:pPr>
    </w:p>
    <w:p w14:paraId="6AC794BE" w14:textId="713B7375" w:rsidR="007245E3" w:rsidRPr="00536475" w:rsidRDefault="00C05CE5">
      <w:pPr>
        <w:pStyle w:val="Heading1"/>
        <w:pPrChange w:id="136" w:author="Phạm Hoàn Mỹ" w:date="2026-06-09T21:50:00Z" w16du:dateUtc="2026-06-09T14:50:00Z">
          <w:pPr>
            <w:pStyle w:val="Title"/>
          </w:pPr>
        </w:pPrChange>
      </w:pPr>
      <w:r w:rsidRPr="00DC43AC">
        <w:rPr>
          <w:sz w:val="26"/>
          <w:szCs w:val="26"/>
        </w:rPr>
        <w:br w:type="page"/>
      </w:r>
      <w:bookmarkStart w:id="137" w:name="_Toc367742496"/>
      <w:del w:id="138" w:author="Phạm Hoàn Mỹ" w:date="2026-06-09T13:20:00Z" w16du:dateUtc="2026-06-09T06:20:00Z">
        <w:r w:rsidR="0005475D" w:rsidRPr="00A5343C" w:rsidDel="00D82279">
          <w:lastRenderedPageBreak/>
          <w:delText xml:space="preserve">TÊN </w:delText>
        </w:r>
      </w:del>
      <w:del w:id="139" w:author="Phạm Hoàn Mỹ" w:date="2026-06-09T21:49:00Z" w16du:dateUtc="2026-06-09T14:49:00Z">
        <w:r w:rsidR="0005475D" w:rsidRPr="00A5343C" w:rsidDel="00536475">
          <w:delText>CHƯƠNG 1</w:delText>
        </w:r>
      </w:del>
      <w:bookmarkEnd w:id="137"/>
      <w:ins w:id="140" w:author="Phạm Hoàn Mỹ" w:date="2026-06-09T13:21:00Z" w16du:dateUtc="2026-06-09T06:21:00Z">
        <w:r w:rsidR="00D82279">
          <w:t>TỔNG QUAN ĐỀ TÀI</w:t>
        </w:r>
      </w:ins>
    </w:p>
    <w:p w14:paraId="04494B4E" w14:textId="367E4C1D" w:rsidR="00D82279" w:rsidRDefault="00D82279" w:rsidP="00D82279">
      <w:pPr>
        <w:pStyle w:val="Heading2"/>
        <w:rPr>
          <w:ins w:id="141" w:author="Phạm Hoàn Mỹ" w:date="2026-06-09T13:26:00Z" w16du:dateUtc="2026-06-09T06:26:00Z"/>
          <w:rFonts w:eastAsia="Times New Roman" w:cs="Times New Roman"/>
          <w:lang w:val="en-US"/>
        </w:rPr>
      </w:pPr>
      <w:bookmarkStart w:id="142" w:name="_Toc367742497"/>
      <w:ins w:id="143" w:author="Phạm Hoàn Mỹ" w:date="2026-06-09T13:21:00Z" w16du:dateUtc="2026-06-09T06:21:00Z">
        <w:r>
          <w:rPr>
            <w:rFonts w:eastAsia="Times New Roman" w:cs="Times New Roman"/>
            <w:lang w:val="en-US"/>
          </w:rPr>
          <w:t>Lý do chọn đề tài</w:t>
        </w:r>
      </w:ins>
      <w:del w:id="144" w:author="Phạm Hoàn Mỹ" w:date="2026-06-09T13:21:00Z" w16du:dateUtc="2026-06-09T06:21:00Z">
        <w:r w:rsidR="00BE161C" w:rsidRPr="00A5343C" w:rsidDel="00D82279">
          <w:rPr>
            <w:rFonts w:eastAsia="Times New Roman" w:cs="Times New Roman"/>
            <w:lang w:val="en-US"/>
          </w:rPr>
          <w:delText>Chủ đề cấp độ 2</w:delText>
        </w:r>
      </w:del>
      <w:bookmarkEnd w:id="142"/>
    </w:p>
    <w:p w14:paraId="626C70E7" w14:textId="77777777" w:rsidR="00D82279" w:rsidRDefault="00D82279">
      <w:pPr>
        <w:ind w:firstLine="720"/>
        <w:jc w:val="both"/>
        <w:rPr>
          <w:ins w:id="145" w:author="Phạm Hoàn Mỹ" w:date="2026-06-09T13:26:00Z" w16du:dateUtc="2026-06-09T06:26:00Z"/>
          <w:rFonts w:cs="Times New Roman"/>
          <w:szCs w:val="26"/>
          <w:lang w:val="en-US"/>
        </w:rPr>
        <w:pPrChange w:id="146" w:author="Phạm Hoàn Mỹ" w:date="2026-06-09T13:28:00Z" w16du:dateUtc="2026-06-09T06:28:00Z">
          <w:pPr>
            <w:ind w:firstLine="567"/>
            <w:jc w:val="both"/>
          </w:pPr>
        </w:pPrChange>
      </w:pPr>
      <w:ins w:id="147" w:author="Phạm Hoàn Mỹ" w:date="2026-06-09T13:26:00Z" w16du:dateUtc="2026-06-09T06:26:00Z">
        <w:r w:rsidRPr="00D82279">
          <w:rPr>
            <w:rFonts w:cs="Times New Roman"/>
            <w:szCs w:val="26"/>
          </w:rPr>
          <w:t>Trong những năm gần đây, xu hướng sưu tập thẻ bài kỹ thuật số (digital photocards) và các ứng dụng tích hợp cơ chế vòng quay may mắn (Gacha) đang ngày càng bùng nổ, đặc biệt là trong cộng đồng người hâm mộ giải trí. Số lượng vật phẩm trong các hệ thống này thường tăng lên rất nhanh, lên tới hàng chục ngàn đối tượng chỉ trong một thời gian ngắn.</w:t>
        </w:r>
      </w:ins>
    </w:p>
    <w:p w14:paraId="75344C2B" w14:textId="77777777" w:rsidR="00D82279" w:rsidRDefault="00D82279" w:rsidP="00D82279">
      <w:pPr>
        <w:jc w:val="both"/>
        <w:rPr>
          <w:ins w:id="148" w:author="Phạm Hoàn Mỹ" w:date="2026-06-09T13:26:00Z" w16du:dateUtc="2026-06-09T06:26:00Z"/>
          <w:rFonts w:cs="Times New Roman"/>
          <w:szCs w:val="26"/>
          <w:lang w:val="en-US"/>
        </w:rPr>
      </w:pPr>
      <w:ins w:id="149" w:author="Phạm Hoàn Mỹ" w:date="2026-06-09T13:26:00Z" w16du:dateUtc="2026-06-09T06:26:00Z">
        <w:r w:rsidRPr="00D82279">
          <w:rPr>
            <w:rFonts w:cs="Times New Roman"/>
            <w:szCs w:val="26"/>
          </w:rPr>
          <w:t>Tuy nhiên, việc thiết kế một ứng dụng di động xử lý khối lượng lớn dữ liệu đa phương tiện (hình ảnh thẻ bài) thường gặp phải nhiều rào cản kỹ thuật khắt khe. Các ứng dụng thiếu tối ưu dễ dẫn đến việc tiêu tốn băng thông mạng, thời gian tải dữ liệu chậm, và đặc biệt là hiện tượng tràn bộ nhớ (Out-Of-Memory) khiến ứng dụng bị văng (crash) trên các thiết bị cấu hình thấp. Bên cạnh đó, các cơ chế nâng cấp thẻ và quay thưởng Gacha nếu không được thiết kế chặt chẽ ở phía máy chủ sẽ rất dễ xảy ra lỗi tương tranh (Race Condition) dẫn đến tình trạng nhân bản vật phẩm trái phép hoặc làm mất tính công bằng.</w:t>
        </w:r>
      </w:ins>
    </w:p>
    <w:p w14:paraId="667FFD34" w14:textId="7F9FBCED" w:rsidR="00D82279" w:rsidRPr="00D82279" w:rsidRDefault="00D82279">
      <w:pPr>
        <w:jc w:val="both"/>
        <w:rPr>
          <w:ins w:id="150" w:author="Phạm Hoàn Mỹ" w:date="2026-06-09T13:26:00Z" w16du:dateUtc="2026-06-09T06:26:00Z"/>
          <w:rFonts w:cs="Times New Roman"/>
          <w:lang w:val="en-US"/>
          <w:rPrChange w:id="151" w:author="Phạm Hoàn Mỹ" w:date="2026-06-09T13:26:00Z" w16du:dateUtc="2026-06-09T06:26:00Z">
            <w:rPr>
              <w:ins w:id="152" w:author="Phạm Hoàn Mỹ" w:date="2026-06-09T13:26:00Z" w16du:dateUtc="2026-06-09T06:26:00Z"/>
              <w:rFonts w:eastAsia="Times New Roman" w:cs="Times New Roman"/>
              <w:lang w:val="en-US"/>
            </w:rPr>
          </w:rPrChange>
        </w:rPr>
        <w:pPrChange w:id="153" w:author="Phạm Hoàn Mỹ" w:date="2026-06-09T13:26:00Z" w16du:dateUtc="2026-06-09T06:26:00Z">
          <w:pPr>
            <w:pStyle w:val="Heading2"/>
          </w:pPr>
        </w:pPrChange>
      </w:pPr>
      <w:ins w:id="154" w:author="Phạm Hoàn Mỹ" w:date="2026-06-09T13:26:00Z" w16du:dateUtc="2026-06-09T06:26:00Z">
        <w:r w:rsidRPr="00D82279">
          <w:rPr>
            <w:rFonts w:cs="Times New Roman"/>
            <w:szCs w:val="26"/>
          </w:rPr>
          <w:t>Nhận thấy nhu cầu thực tế của người dùng và những thách thức kỹ thuật đầy thú vị đó, nhóm đã quyết định chọn đề tài </w:t>
        </w:r>
        <w:r w:rsidRPr="00D82279">
          <w:rPr>
            <w:rFonts w:cs="Times New Roman"/>
            <w:b/>
            <w:bCs/>
            <w:szCs w:val="26"/>
          </w:rPr>
          <w:t>"Xây dựng ứng dụng sưu tập thẻ bài và vòng quay may mắn Mosco"</w:t>
        </w:r>
        <w:r w:rsidRPr="00D82279">
          <w:rPr>
            <w:rFonts w:cs="Times New Roman"/>
            <w:szCs w:val="26"/>
          </w:rPr>
          <w:t>. Đề tài này không chỉ nhằm tạo ra một sản phẩm giải trí hoàn thiện, mà còn là cơ hội để ứng dụng các kỹ thuật tối ưu hóa hiệu năng chuyên sâu (Local-First Architecture, Cache-busting) và đảm bảo tính toàn vẹn dữ liệu hệ thống lớn.</w:t>
        </w:r>
      </w:ins>
    </w:p>
    <w:p w14:paraId="24A1F0F8" w14:textId="7B5486B3" w:rsidR="00D82279" w:rsidRPr="00D82279" w:rsidRDefault="00D82279" w:rsidP="00D82279">
      <w:pPr>
        <w:pStyle w:val="Heading2"/>
        <w:rPr>
          <w:lang w:val="en-US"/>
          <w:rPrChange w:id="155" w:author="Phạm Hoàn Mỹ" w:date="2026-06-09T13:26:00Z" w16du:dateUtc="2026-06-09T06:26:00Z">
            <w:rPr>
              <w:rFonts w:eastAsia="Times New Roman" w:cs="Times New Roman"/>
              <w:lang w:val="en-US"/>
            </w:rPr>
          </w:rPrChange>
        </w:rPr>
      </w:pPr>
      <w:ins w:id="156" w:author="Phạm Hoàn Mỹ" w:date="2026-06-09T13:26:00Z" w16du:dateUtc="2026-06-09T06:26:00Z">
        <w:r>
          <w:rPr>
            <w:lang w:val="en-US"/>
          </w:rPr>
          <w:t xml:space="preserve">Mục đích và mục tiêu </w:t>
        </w:r>
      </w:ins>
    </w:p>
    <w:p w14:paraId="38259915" w14:textId="591DEC1A" w:rsidR="00126A4E" w:rsidDel="00D82279" w:rsidRDefault="00126A4E">
      <w:pPr>
        <w:ind w:firstLine="567"/>
        <w:jc w:val="both"/>
        <w:rPr>
          <w:del w:id="157" w:author="Phạm Hoàn Mỹ" w:date="2026-06-09T13:22:00Z" w16du:dateUtc="2026-06-09T06:22:00Z"/>
          <w:rFonts w:cs="Times New Roman"/>
          <w:szCs w:val="26"/>
          <w:lang w:val="en-US"/>
        </w:rPr>
        <w:pPrChange w:id="158" w:author="Phạm Hoàn Mỹ" w:date="2026-06-09T13:25:00Z" w16du:dateUtc="2026-06-09T06:25:00Z">
          <w:pPr/>
        </w:pPrChange>
      </w:pPr>
      <w:del w:id="159" w:author="Phạm Hoàn Mỹ" w:date="2026-06-09T13:22:00Z" w16du:dateUtc="2026-06-09T06:22:00Z">
        <w:r w:rsidRPr="00A5343C" w:rsidDel="00D82279">
          <w:rPr>
            <w:rFonts w:cs="Times New Roman"/>
            <w:szCs w:val="26"/>
            <w:lang w:val="en-US"/>
          </w:rPr>
          <w:delText>Nội dung …………………</w:delText>
        </w:r>
      </w:del>
    </w:p>
    <w:p w14:paraId="29789F7B" w14:textId="1DCFD6CA" w:rsidR="00D82279" w:rsidRPr="00D82279" w:rsidDel="00D82279" w:rsidRDefault="00126A4E">
      <w:pPr>
        <w:jc w:val="both"/>
        <w:rPr>
          <w:del w:id="160" w:author="Phạm Hoàn Mỹ" w:date="2026-06-09T13:26:00Z" w16du:dateUtc="2026-06-09T06:26:00Z"/>
          <w:rFonts w:cs="Times New Roman"/>
          <w:szCs w:val="26"/>
          <w:lang w:val="en-US"/>
        </w:rPr>
        <w:pPrChange w:id="161" w:author="Phạm Hoàn Mỹ" w:date="2026-06-09T13:23:00Z" w16du:dateUtc="2026-06-09T06:23:00Z">
          <w:pPr/>
        </w:pPrChange>
      </w:pPr>
      <w:del w:id="162" w:author="Phạm Hoàn Mỹ" w:date="2026-06-09T13:22:00Z" w16du:dateUtc="2026-06-09T06:22:00Z">
        <w:r w:rsidRPr="00A5343C" w:rsidDel="00D82279">
          <w:rPr>
            <w:rFonts w:cs="Times New Roman"/>
            <w:szCs w:val="26"/>
            <w:lang w:val="en-US"/>
          </w:rPr>
          <w:delText>Nội dung………………….</w:delText>
        </w:r>
      </w:del>
    </w:p>
    <w:p w14:paraId="4CEC80A8" w14:textId="5CCC6764" w:rsidR="00C05CE5" w:rsidRDefault="00D82279" w:rsidP="00CF53A2">
      <w:pPr>
        <w:pStyle w:val="Heading3"/>
        <w:rPr>
          <w:ins w:id="163" w:author="Phạm Hoàn Mỹ" w:date="2026-06-09T13:27:00Z" w16du:dateUtc="2026-06-09T06:27:00Z"/>
          <w:rFonts w:eastAsia="Times New Roman" w:cs="Times New Roman"/>
          <w:lang w:val="en-US"/>
        </w:rPr>
      </w:pPr>
      <w:bookmarkStart w:id="164" w:name="_Toc367742498"/>
      <w:ins w:id="165" w:author="Phạm Hoàn Mỹ" w:date="2026-06-09T13:28:00Z" w16du:dateUtc="2026-06-09T06:28:00Z">
        <w:r>
          <w:rPr>
            <w:rFonts w:eastAsia="Times New Roman" w:cs="Times New Roman"/>
            <w:lang w:val="en-US"/>
          </w:rPr>
          <w:t>Mục đích</w:t>
        </w:r>
      </w:ins>
      <w:del w:id="166" w:author="Phạm Hoàn Mỹ" w:date="2026-06-09T13:28:00Z" w16du:dateUtc="2026-06-09T06:28:00Z">
        <w:r w:rsidR="00BE161C" w:rsidRPr="00A5343C" w:rsidDel="00D82279">
          <w:rPr>
            <w:rFonts w:eastAsia="Times New Roman" w:cs="Times New Roman"/>
            <w:lang w:val="en-US"/>
          </w:rPr>
          <w:delText>Ch</w:delText>
        </w:r>
      </w:del>
      <w:ins w:id="167" w:author="Phạm Hoàn Mỹ" w:date="2026-06-09T13:27:00Z" w16du:dateUtc="2026-06-09T06:27:00Z">
        <w:r>
          <w:rPr>
            <w:rFonts w:eastAsia="Times New Roman" w:cs="Times New Roman"/>
            <w:lang w:val="en-US"/>
          </w:rPr>
          <w:t xml:space="preserve"> </w:t>
        </w:r>
      </w:ins>
      <w:del w:id="168" w:author="Phạm Hoàn Mỹ" w:date="2026-06-09T13:27:00Z" w16du:dateUtc="2026-06-09T06:27:00Z">
        <w:r w:rsidR="00BE161C" w:rsidRPr="00A5343C" w:rsidDel="00D82279">
          <w:rPr>
            <w:rFonts w:eastAsia="Times New Roman" w:cs="Times New Roman"/>
            <w:lang w:val="en-US"/>
          </w:rPr>
          <w:delText>ủ đề cấp độ 3</w:delText>
        </w:r>
      </w:del>
      <w:bookmarkEnd w:id="164"/>
    </w:p>
    <w:p w14:paraId="35D15A0D" w14:textId="1BD1BF5B" w:rsidR="00D82279" w:rsidRPr="00D82279" w:rsidRDefault="00D82279">
      <w:pPr>
        <w:ind w:firstLine="720"/>
        <w:jc w:val="both"/>
        <w:rPr>
          <w:lang w:val="en-US"/>
          <w:rPrChange w:id="169" w:author="Phạm Hoàn Mỹ" w:date="2026-06-09T13:27:00Z" w16du:dateUtc="2026-06-09T06:27:00Z">
            <w:rPr>
              <w:rFonts w:eastAsia="Times New Roman" w:cs="Times New Roman"/>
              <w:lang w:val="en-US"/>
            </w:rPr>
          </w:rPrChange>
        </w:rPr>
        <w:pPrChange w:id="170" w:author="Phạm Hoàn Mỹ" w:date="2026-06-09T13:29:00Z" w16du:dateUtc="2026-06-09T06:29:00Z">
          <w:pPr>
            <w:pStyle w:val="Heading3"/>
          </w:pPr>
        </w:pPrChange>
      </w:pPr>
      <w:ins w:id="171" w:author="Phạm Hoàn Mỹ" w:date="2026-06-09T13:27:00Z">
        <w:r w:rsidRPr="00D82279">
          <w:t>Mục đích của đề tài là xây dựng thành công một hệ thống phần mềm hoàn chỉnh (bao gồm Backend Server và ứng dụng di động Client Android) phục vụ nhu cầu sưu tập thẻ bài, tương tác mạng xã hội và giải trí qua cơ chế Gacha với trải nghiệm người dùng mượt mà, tối ưu nhất.</w:t>
        </w:r>
      </w:ins>
    </w:p>
    <w:p w14:paraId="28107E1B" w14:textId="2E201FCF" w:rsidR="00126A4E" w:rsidRPr="00A5343C" w:rsidRDefault="00126A4E" w:rsidP="00D8251D">
      <w:pPr>
        <w:ind w:firstLine="227"/>
        <w:rPr>
          <w:rFonts w:cs="Times New Roman"/>
          <w:lang w:val="en-US"/>
        </w:rPr>
      </w:pPr>
      <w:del w:id="172" w:author="Phạm Hoàn Mỹ" w:date="2026-06-09T13:24:00Z" w16du:dateUtc="2026-06-09T06:24:00Z">
        <w:r w:rsidRPr="00A5343C" w:rsidDel="00D82279">
          <w:rPr>
            <w:rFonts w:cs="Times New Roman"/>
            <w:lang w:val="en-US"/>
          </w:rPr>
          <w:lastRenderedPageBreak/>
          <w:delText>Nộ</w:delText>
        </w:r>
      </w:del>
      <w:del w:id="173" w:author="Phạm Hoàn Mỹ" w:date="2026-06-09T13:23:00Z" w16du:dateUtc="2026-06-09T06:23:00Z">
        <w:r w:rsidRPr="00A5343C" w:rsidDel="00D82279">
          <w:rPr>
            <w:rFonts w:cs="Times New Roman"/>
            <w:lang w:val="en-US"/>
          </w:rPr>
          <w:delText>i dung</w:delText>
        </w:r>
      </w:del>
    </w:p>
    <w:p w14:paraId="1BC299D1" w14:textId="35273B7C" w:rsidR="00C05CE5" w:rsidRDefault="00D82279" w:rsidP="00BE161C">
      <w:pPr>
        <w:pStyle w:val="Heading3"/>
        <w:rPr>
          <w:ins w:id="174" w:author="Phạm Hoàn Mỹ" w:date="2026-06-09T13:28:00Z" w16du:dateUtc="2026-06-09T06:28:00Z"/>
          <w:rFonts w:eastAsia="Times New Roman" w:cs="Times New Roman"/>
          <w:lang w:val="en-US"/>
        </w:rPr>
      </w:pPr>
      <w:bookmarkStart w:id="175" w:name="_Toc367742499"/>
      <w:ins w:id="176" w:author="Phạm Hoàn Mỹ" w:date="2026-06-09T13:28:00Z" w16du:dateUtc="2026-06-09T06:28:00Z">
        <w:r>
          <w:rPr>
            <w:rFonts w:eastAsia="Times New Roman" w:cs="Times New Roman"/>
            <w:lang w:val="en-US"/>
          </w:rPr>
          <w:t>Mục tiêu</w:t>
        </w:r>
      </w:ins>
      <w:del w:id="177" w:author="Phạm Hoàn Mỹ" w:date="2026-06-09T13:28:00Z" w16du:dateUtc="2026-06-09T06:28:00Z">
        <w:r w:rsidR="00BE161C" w:rsidRPr="00A5343C" w:rsidDel="00D82279">
          <w:rPr>
            <w:rFonts w:eastAsia="Times New Roman" w:cs="Times New Roman"/>
            <w:lang w:val="en-US"/>
          </w:rPr>
          <w:delText>Chủ đề cấp độ 3</w:delText>
        </w:r>
      </w:del>
      <w:bookmarkEnd w:id="175"/>
    </w:p>
    <w:p w14:paraId="0C91A07D" w14:textId="31DB5CBF" w:rsidR="00D82279" w:rsidRDefault="00D82279" w:rsidP="0070411A">
      <w:pPr>
        <w:ind w:firstLine="227"/>
        <w:jc w:val="both"/>
        <w:rPr>
          <w:ins w:id="178" w:author="Phạm Hoàn Mỹ" w:date="2026-06-09T13:28:00Z" w16du:dateUtc="2026-06-09T06:28:00Z"/>
          <w:lang w:val="en-US"/>
        </w:rPr>
        <w:pPrChange w:id="179" w:author="Phạm Hoàn Mỹ" w:date="2026-06-09T13:29:00Z" w16du:dateUtc="2026-06-09T06:29:00Z">
          <w:pPr>
            <w:ind w:left="720"/>
          </w:pPr>
        </w:pPrChange>
      </w:pPr>
      <w:ins w:id="180" w:author="Phạm Hoàn Mỹ" w:date="2026-06-09T13:28:00Z">
        <w:r w:rsidRPr="00D82279">
          <w:t>Để đạt được mục đích trên, đề tài đặt ra các mục tiêu kỹ thuật cụ thể cần giải quyết:</w:t>
        </w:r>
      </w:ins>
    </w:p>
    <w:p w14:paraId="14F9F6AD" w14:textId="105D8E26" w:rsidR="00D82279" w:rsidRPr="0070411A" w:rsidRDefault="00D82279" w:rsidP="0070411A">
      <w:pPr>
        <w:pStyle w:val="ListParagraph"/>
        <w:numPr>
          <w:ilvl w:val="0"/>
          <w:numId w:val="58"/>
        </w:numPr>
        <w:spacing w:line="360" w:lineRule="auto"/>
        <w:rPr>
          <w:ins w:id="181" w:author="Phạm Hoàn Mỹ" w:date="2026-06-09T13:29:00Z"/>
        </w:rPr>
        <w:pPrChange w:id="182" w:author="Phạm Hoàn Mỹ" w:date="2026-06-09T13:29:00Z" w16du:dateUtc="2026-06-09T06:29:00Z">
          <w:pPr>
            <w:numPr>
              <w:numId w:val="46"/>
            </w:numPr>
            <w:tabs>
              <w:tab w:val="num" w:pos="1800"/>
            </w:tabs>
            <w:ind w:left="1800" w:hanging="360"/>
          </w:pPr>
        </w:pPrChange>
      </w:pPr>
      <w:ins w:id="183" w:author="Phạm Hoàn Mỹ" w:date="2026-06-09T13:29:00Z" w16du:dateUtc="2026-06-09T06:29:00Z">
        <w:r w:rsidRPr="0070411A">
          <w:t>X</w:t>
        </w:r>
      </w:ins>
      <w:ins w:id="184" w:author="Phạm Hoàn Mỹ" w:date="2026-06-09T13:29:00Z">
        <w:r w:rsidRPr="0070411A">
          <w:t>ây dựng hệ thống Backend (Spring Boot) có khả năng quản lý và phân phối hơn 20.000+ thẻ bài, tích hợp hệ thống cào dữ liệu tự động (ETL Pipeline).</w:t>
        </w:r>
      </w:ins>
    </w:p>
    <w:p w14:paraId="54790A16" w14:textId="77777777" w:rsidR="00D82279" w:rsidRPr="0070411A" w:rsidRDefault="00D82279" w:rsidP="0070411A">
      <w:pPr>
        <w:pStyle w:val="ListParagraph"/>
        <w:numPr>
          <w:ilvl w:val="0"/>
          <w:numId w:val="58"/>
        </w:numPr>
        <w:spacing w:line="360" w:lineRule="auto"/>
        <w:rPr>
          <w:ins w:id="185" w:author="Phạm Hoàn Mỹ" w:date="2026-06-09T13:29:00Z"/>
        </w:rPr>
        <w:pPrChange w:id="186" w:author="Phạm Hoàn Mỹ" w:date="2026-06-09T13:29:00Z" w16du:dateUtc="2026-06-09T06:29:00Z">
          <w:pPr>
            <w:numPr>
              <w:numId w:val="46"/>
            </w:numPr>
            <w:tabs>
              <w:tab w:val="num" w:pos="720"/>
              <w:tab w:val="num" w:pos="1800"/>
            </w:tabs>
            <w:ind w:left="1800" w:hanging="360"/>
          </w:pPr>
        </w:pPrChange>
      </w:pPr>
      <w:ins w:id="187" w:author="Phạm Hoàn Mỹ" w:date="2026-06-09T13:29:00Z">
        <w:r w:rsidRPr="0070411A">
          <w:t>Phát triển ứng dụng Android thuần (Native Java) áp dụng kiến trúc Local-First, đảm bảo ứng dụng có thể hiển thị hàng ngàn hình ảnh mượt mà ở tốc độ 60fps ngay cả trên thiết bị giả lập (Android 9).</w:t>
        </w:r>
      </w:ins>
    </w:p>
    <w:p w14:paraId="4284D385" w14:textId="77777777" w:rsidR="00D82279" w:rsidRPr="0070411A" w:rsidRDefault="00D82279" w:rsidP="0070411A">
      <w:pPr>
        <w:pStyle w:val="ListParagraph"/>
        <w:numPr>
          <w:ilvl w:val="0"/>
          <w:numId w:val="58"/>
        </w:numPr>
        <w:spacing w:line="360" w:lineRule="auto"/>
        <w:rPr>
          <w:ins w:id="188" w:author="Phạm Hoàn Mỹ" w:date="2026-06-09T13:29:00Z"/>
        </w:rPr>
        <w:pPrChange w:id="189" w:author="Phạm Hoàn Mỹ" w:date="2026-06-09T13:29:00Z" w16du:dateUtc="2026-06-09T06:29:00Z">
          <w:pPr>
            <w:numPr>
              <w:numId w:val="46"/>
            </w:numPr>
            <w:tabs>
              <w:tab w:val="num" w:pos="720"/>
              <w:tab w:val="num" w:pos="1800"/>
            </w:tabs>
            <w:ind w:left="1800" w:hanging="360"/>
          </w:pPr>
        </w:pPrChange>
      </w:pPr>
      <w:ins w:id="190" w:author="Phạm Hoàn Mỹ" w:date="2026-06-09T13:29:00Z">
        <w:r w:rsidRPr="0070411A">
          <w:t>Thiết kế thuật toán nâng cấp thẻ bài sử dụng khóa bi quan (Pessimistic Locking) để ngăn chặn tuyệt đối các lỗ hổng gian lận tài nguyên.</w:t>
        </w:r>
      </w:ins>
    </w:p>
    <w:p w14:paraId="7CB373DF" w14:textId="5890457F" w:rsidR="00D82279" w:rsidRPr="0070411A" w:rsidRDefault="00D82279" w:rsidP="0070411A">
      <w:pPr>
        <w:pStyle w:val="ListParagraph"/>
        <w:numPr>
          <w:ilvl w:val="0"/>
          <w:numId w:val="58"/>
        </w:numPr>
        <w:tabs>
          <w:tab w:val="num" w:pos="720"/>
        </w:tabs>
        <w:spacing w:line="360" w:lineRule="auto"/>
        <w:rPr>
          <w:ins w:id="191" w:author="Phạm Hoàn Mỹ" w:date="2026-06-09T13:30:00Z" w16du:dateUtc="2026-06-09T06:30:00Z"/>
        </w:rPr>
      </w:pPr>
      <w:ins w:id="192" w:author="Phạm Hoàn Mỹ" w:date="2026-06-09T13:29:00Z">
        <w:r w:rsidRPr="0070411A">
          <w:t>Thiết kế thuật toán Gacha đảm bảo sự minh bạch bằng việc sinh số ngẫu nhiên từ nguồn nhiễu khí quyển (Atmospheric Noise RNG).</w:t>
        </w:r>
      </w:ins>
    </w:p>
    <w:p w14:paraId="229FF53F" w14:textId="27515DF7" w:rsidR="00D82279" w:rsidRPr="00E82B95" w:rsidRDefault="00D82279">
      <w:pPr>
        <w:pStyle w:val="Heading2"/>
        <w:rPr>
          <w:lang w:val="en-US"/>
          <w:rPrChange w:id="193" w:author="Phạm Hoàn Mỹ" w:date="2026-06-09T13:31:00Z" w16du:dateUtc="2026-06-09T06:31:00Z">
            <w:rPr>
              <w:rFonts w:eastAsia="Times New Roman" w:cs="Times New Roman"/>
            </w:rPr>
          </w:rPrChange>
        </w:rPr>
        <w:pPrChange w:id="194" w:author="Phạm Hoàn Mỹ" w:date="2026-06-09T14:01:00Z" w16du:dateUtc="2026-06-09T07:01:00Z">
          <w:pPr>
            <w:pStyle w:val="Heading3"/>
          </w:pPr>
        </w:pPrChange>
      </w:pPr>
      <w:ins w:id="195" w:author="Phạm Hoàn Mỹ" w:date="2026-06-09T13:30:00Z" w16du:dateUtc="2026-06-09T06:30:00Z">
        <w:r w:rsidRPr="00D82279">
          <w:rPr>
            <w:lang w:val="en-US"/>
          </w:rPr>
          <w:t>Đối tượng và Phạm vi (Scope)</w:t>
        </w:r>
      </w:ins>
    </w:p>
    <w:p w14:paraId="5400D9D8" w14:textId="63EA647B" w:rsidR="00E82B95" w:rsidRDefault="00E82B95">
      <w:pPr>
        <w:pStyle w:val="Heading3"/>
        <w:rPr>
          <w:ins w:id="196" w:author="Phạm Hoàn Mỹ" w:date="2026-06-09T13:33:00Z" w16du:dateUtc="2026-06-09T06:33:00Z"/>
          <w:lang w:val="en-US"/>
        </w:rPr>
        <w:pPrChange w:id="197" w:author="Phạm Hoàn Mỹ" w:date="2026-06-09T14:01:00Z" w16du:dateUtc="2026-06-09T07:01:00Z">
          <w:pPr>
            <w:pStyle w:val="Heading4"/>
          </w:pPr>
        </w:pPrChange>
      </w:pPr>
      <w:bookmarkStart w:id="198" w:name="_Toc367742500"/>
      <w:ins w:id="199" w:author="Phạm Hoàn Mỹ" w:date="2026-06-09T13:31:00Z">
        <w:r w:rsidRPr="00E82B95">
          <w:t>Đối tượng hướng đến</w:t>
        </w:r>
      </w:ins>
      <w:del w:id="200" w:author="Phạm Hoàn Mỹ" w:date="2026-06-09T13:31:00Z" w16du:dateUtc="2026-06-09T06:31:00Z">
        <w:r w:rsidR="00DC43AC" w:rsidRPr="00A5343C" w:rsidDel="00E82B95">
          <w:rPr>
            <w:lang w:val="en-US"/>
          </w:rPr>
          <w:delText>Chủ đề cấp độ 4</w:delText>
        </w:r>
      </w:del>
      <w:bookmarkEnd w:id="198"/>
    </w:p>
    <w:p w14:paraId="6FB960B5" w14:textId="77777777" w:rsidR="00E82B95" w:rsidRPr="00E82B95" w:rsidRDefault="00E82B95" w:rsidP="0070411A">
      <w:pPr>
        <w:ind w:firstLine="227"/>
        <w:jc w:val="both"/>
        <w:rPr>
          <w:ins w:id="201" w:author="Phạm Hoàn Mỹ" w:date="2026-06-09T13:34:00Z" w16du:dateUtc="2026-06-09T06:34:00Z"/>
        </w:rPr>
        <w:pPrChange w:id="202" w:author="Phạm Hoàn Mỹ" w:date="2026-06-09T14:02:00Z" w16du:dateUtc="2026-06-09T07:02:00Z">
          <w:pPr/>
        </w:pPrChange>
      </w:pPr>
      <w:ins w:id="203" w:author="Phạm Hoàn Mỹ" w:date="2026-06-09T13:34:00Z" w16du:dateUtc="2026-06-09T06:34:00Z">
        <w:r w:rsidRPr="00E82B95">
          <w:rPr>
            <w:b/>
            <w:bCs/>
            <w:rPrChange w:id="204" w:author="Phạm Hoàn Mỹ" w:date="2026-06-09T13:38:00Z" w16du:dateUtc="2026-06-09T06:38:00Z">
              <w:rPr/>
            </w:rPrChange>
          </w:rPr>
          <w:t>Về mặt người dùng:</w:t>
        </w:r>
        <w:r w:rsidRPr="00E82B95">
          <w:t xml:space="preserve"> Ứng dụng hướng đến cộng đồng những người đam mê sưu tập thẻ bài kỹ thuật số, yêu thích các cơ chế game may rủi (Gacha) và muốn có một nền tảng để giao lưu, trao đổi vật phẩm với bạn bè.</w:t>
        </w:r>
      </w:ins>
    </w:p>
    <w:p w14:paraId="58153B74" w14:textId="77777777" w:rsidR="00E82B95" w:rsidRDefault="00E82B95" w:rsidP="0070411A">
      <w:pPr>
        <w:ind w:firstLine="227"/>
        <w:jc w:val="both"/>
        <w:rPr>
          <w:ins w:id="205" w:author="Phạm Hoàn Mỹ" w:date="2026-06-09T13:38:00Z" w16du:dateUtc="2026-06-09T06:38:00Z"/>
          <w:lang w:val="en-US"/>
        </w:rPr>
        <w:pPrChange w:id="206" w:author="Phạm Hoàn Mỹ" w:date="2026-06-09T14:01:00Z" w16du:dateUtc="2026-06-09T07:01:00Z">
          <w:pPr>
            <w:ind w:left="720" w:firstLine="720"/>
          </w:pPr>
        </w:pPrChange>
      </w:pPr>
      <w:ins w:id="207" w:author="Phạm Hoàn Mỹ" w:date="2026-06-09T13:34:00Z" w16du:dateUtc="2026-06-09T06:34:00Z">
        <w:r w:rsidRPr="00E82B95">
          <w:rPr>
            <w:b/>
            <w:bCs/>
            <w:rPrChange w:id="208" w:author="Phạm Hoàn Mỹ" w:date="2026-06-09T13:38:00Z" w16du:dateUtc="2026-06-09T06:38:00Z">
              <w:rPr/>
            </w:rPrChange>
          </w:rPr>
          <w:t>Về mặt nền tảng:</w:t>
        </w:r>
        <w:r w:rsidRPr="00E82B95">
          <w:t xml:space="preserve"> Hệ thống hướng đến phục vụ người dùng sử dụng thiết bị di động hệ điều hành Android (hỗ trợ tương thích ngược tốt với các thiết bị đời cũ hoặc phần mềm giả lập).</w:t>
        </w:r>
      </w:ins>
      <w:ins w:id="209" w:author="Phạm Hoàn Mỹ" w:date="2026-06-09T13:35:00Z" w16du:dateUtc="2026-06-09T06:35:00Z">
        <w:r w:rsidRPr="00E82B95">
          <w:tab/>
        </w:r>
      </w:ins>
    </w:p>
    <w:p w14:paraId="7D1BE024" w14:textId="2717B20B" w:rsidR="00E82B95" w:rsidRPr="00E82B95" w:rsidRDefault="00E82B95">
      <w:pPr>
        <w:pStyle w:val="Heading3"/>
        <w:rPr>
          <w:ins w:id="210" w:author="Phạm Hoàn Mỹ" w:date="2026-06-09T13:32:00Z" w16du:dateUtc="2026-06-09T06:32:00Z"/>
        </w:rPr>
        <w:pPrChange w:id="211" w:author="Phạm Hoàn Mỹ" w:date="2026-06-09T14:02:00Z" w16du:dateUtc="2026-06-09T07:02:00Z">
          <w:pPr>
            <w:pStyle w:val="Heading4"/>
          </w:pPr>
        </w:pPrChange>
      </w:pPr>
      <w:ins w:id="212" w:author="Phạm Hoàn Mỹ" w:date="2026-06-09T13:38:00Z">
        <w:r w:rsidRPr="00E82B95">
          <w:t>Phạm vi của sản phẩm (Scope)</w:t>
        </w:r>
      </w:ins>
      <w:ins w:id="213" w:author="Phạm Hoàn Mỹ" w:date="2026-06-09T13:35:00Z" w16du:dateUtc="2026-06-09T06:35:00Z">
        <w:r w:rsidRPr="00E82B95">
          <w:tab/>
        </w:r>
      </w:ins>
    </w:p>
    <w:p w14:paraId="34E1DB13" w14:textId="77777777" w:rsidR="00E82B95" w:rsidRPr="00E82B95" w:rsidRDefault="00E82B95" w:rsidP="0070411A">
      <w:pPr>
        <w:ind w:firstLine="227"/>
        <w:jc w:val="both"/>
        <w:rPr>
          <w:ins w:id="214" w:author="Phạm Hoàn Mỹ" w:date="2026-06-09T13:39:00Z" w16du:dateUtc="2026-06-09T06:39:00Z"/>
          <w:rFonts w:cs="Times New Roman"/>
          <w:szCs w:val="26"/>
          <w:lang w:val="en-US"/>
        </w:rPr>
        <w:pPrChange w:id="215" w:author="Phạm Hoàn Mỹ" w:date="2026-06-09T14:02:00Z" w16du:dateUtc="2026-06-09T07:02:00Z">
          <w:pPr>
            <w:pStyle w:val="Heading4"/>
          </w:pPr>
        </w:pPrChange>
      </w:pPr>
      <w:ins w:id="216" w:author="Phạm Hoàn Mỹ" w:date="2026-06-09T13:39:00Z" w16du:dateUtc="2026-06-09T06:39:00Z">
        <w:r w:rsidRPr="00E82B95">
          <w:rPr>
            <w:rFonts w:cs="Times New Roman"/>
            <w:b/>
            <w:bCs/>
            <w:szCs w:val="26"/>
            <w:lang w:val="en-US"/>
            <w:rPrChange w:id="217" w:author="Phạm Hoàn Mỹ" w:date="2026-06-09T13:39:00Z" w16du:dateUtc="2026-06-09T06:39:00Z">
              <w:rPr>
                <w:rFonts w:cs="Times New Roman"/>
                <w:szCs w:val="26"/>
                <w:lang w:val="en-US"/>
              </w:rPr>
            </w:rPrChange>
          </w:rPr>
          <w:t>Độ khó:</w:t>
        </w:r>
        <w:r w:rsidRPr="00E82B95">
          <w:rPr>
            <w:rFonts w:cs="Times New Roman"/>
            <w:szCs w:val="26"/>
            <w:lang w:val="en-US"/>
          </w:rPr>
          <w:t xml:space="preserve"> Hệ thống mang độ phức tạp kỹ thuật cao ở khía cạnh thiết kế cơ sở dữ liệu lớn (MySQL + Room DB), xử lý đồng bộ hai pha (Two-phase sync), bảo mật API bằng JWT và xử lý kết nối thời gian thực qua WebSockets (STOMP).</w:t>
        </w:r>
      </w:ins>
    </w:p>
    <w:p w14:paraId="579E3B26" w14:textId="77777777" w:rsidR="00E82B95" w:rsidRPr="00E82B95" w:rsidRDefault="00E82B95" w:rsidP="0070411A">
      <w:pPr>
        <w:ind w:firstLine="227"/>
        <w:jc w:val="both"/>
        <w:rPr>
          <w:ins w:id="218" w:author="Phạm Hoàn Mỹ" w:date="2026-06-09T13:39:00Z" w16du:dateUtc="2026-06-09T06:39:00Z"/>
          <w:rFonts w:cs="Times New Roman"/>
          <w:szCs w:val="26"/>
          <w:lang w:val="en-US"/>
        </w:rPr>
        <w:pPrChange w:id="219" w:author="Phạm Hoàn Mỹ" w:date="2026-06-09T14:02:00Z" w16du:dateUtc="2026-06-09T07:02:00Z">
          <w:pPr>
            <w:pStyle w:val="Heading4"/>
          </w:pPr>
        </w:pPrChange>
      </w:pPr>
      <w:ins w:id="220" w:author="Phạm Hoàn Mỹ" w:date="2026-06-09T13:39:00Z" w16du:dateUtc="2026-06-09T06:39:00Z">
        <w:r w:rsidRPr="00E82B95">
          <w:rPr>
            <w:rFonts w:cs="Times New Roman"/>
            <w:b/>
            <w:bCs/>
            <w:szCs w:val="26"/>
            <w:lang w:val="en-US"/>
            <w:rPrChange w:id="221" w:author="Phạm Hoàn Mỹ" w:date="2026-06-09T13:39:00Z" w16du:dateUtc="2026-06-09T06:39:00Z">
              <w:rPr>
                <w:rFonts w:cs="Times New Roman"/>
                <w:szCs w:val="26"/>
                <w:lang w:val="en-US"/>
              </w:rPr>
            </w:rPrChange>
          </w:rPr>
          <w:lastRenderedPageBreak/>
          <w:t>Số lượng tính năng:</w:t>
        </w:r>
        <w:r w:rsidRPr="00E82B95">
          <w:rPr>
            <w:rFonts w:cs="Times New Roman"/>
            <w:szCs w:val="26"/>
            <w:lang w:val="en-US"/>
          </w:rPr>
          <w:t xml:space="preserve"> Ứng dụng được giới hạn phát triển các module tính năng cốt lõi sau:</w:t>
        </w:r>
      </w:ins>
    </w:p>
    <w:p w14:paraId="6C4FF313" w14:textId="77777777" w:rsidR="00E82B95" w:rsidRPr="004028BA" w:rsidRDefault="00E82B95" w:rsidP="002568A9">
      <w:pPr>
        <w:pStyle w:val="ListParagraph"/>
        <w:numPr>
          <w:ilvl w:val="0"/>
          <w:numId w:val="59"/>
        </w:numPr>
        <w:spacing w:line="360" w:lineRule="auto"/>
        <w:rPr>
          <w:ins w:id="222" w:author="Phạm Hoàn Mỹ" w:date="2026-06-09T13:39:00Z" w16du:dateUtc="2026-06-09T06:39:00Z"/>
        </w:rPr>
        <w:pPrChange w:id="223" w:author="Phạm Hoàn Mỹ" w:date="2026-06-09T14:02:00Z" w16du:dateUtc="2026-06-09T07:02:00Z">
          <w:pPr>
            <w:pStyle w:val="Heading4"/>
          </w:pPr>
        </w:pPrChange>
      </w:pPr>
      <w:ins w:id="224" w:author="Phạm Hoàn Mỹ" w:date="2026-06-09T13:39:00Z" w16du:dateUtc="2026-06-09T06:39:00Z">
        <w:r w:rsidRPr="0070411A">
          <w:rPr>
            <w:rFonts w:cstheme="minorBidi"/>
            <w:b/>
            <w:bCs/>
            <w:szCs w:val="22"/>
            <w:lang w:val="vi-VN"/>
            <w:rPrChange w:id="225" w:author="Phạm Hoàn Mỹ" w:date="2026-06-09T13:44:00Z" w16du:dateUtc="2026-06-09T06:44:00Z">
              <w:rPr>
                <w:rFonts w:cs="Times New Roman"/>
                <w:b w:val="0"/>
                <w:bCs w:val="0"/>
                <w:iCs w:val="0"/>
                <w:szCs w:val="26"/>
                <w:lang w:val="en-US"/>
              </w:rPr>
            </w:rPrChange>
          </w:rPr>
          <w:t>Hệ thống Xác thực:</w:t>
        </w:r>
        <w:r w:rsidRPr="004028BA">
          <w:t xml:space="preserve"> Đăng nhập, đăng ký, khôi phục mật khẩu, liên kết mạng xã hội (Google/Discord).</w:t>
        </w:r>
      </w:ins>
    </w:p>
    <w:p w14:paraId="522D0AAD" w14:textId="77777777" w:rsidR="00E82B95" w:rsidRPr="004028BA" w:rsidRDefault="00E82B95" w:rsidP="002568A9">
      <w:pPr>
        <w:pStyle w:val="ListParagraph"/>
        <w:numPr>
          <w:ilvl w:val="0"/>
          <w:numId w:val="59"/>
        </w:numPr>
        <w:spacing w:line="360" w:lineRule="auto"/>
        <w:rPr>
          <w:ins w:id="226" w:author="Phạm Hoàn Mỹ" w:date="2026-06-09T13:39:00Z" w16du:dateUtc="2026-06-09T06:39:00Z"/>
        </w:rPr>
        <w:pPrChange w:id="227" w:author="Phạm Hoàn Mỹ" w:date="2026-06-09T14:02:00Z" w16du:dateUtc="2026-06-09T07:02:00Z">
          <w:pPr>
            <w:pStyle w:val="Heading4"/>
          </w:pPr>
        </w:pPrChange>
      </w:pPr>
      <w:ins w:id="228" w:author="Phạm Hoàn Mỹ" w:date="2026-06-09T13:39:00Z" w16du:dateUtc="2026-06-09T06:39:00Z">
        <w:r w:rsidRPr="0070411A">
          <w:rPr>
            <w:rFonts w:cstheme="minorBidi"/>
            <w:b/>
            <w:bCs/>
            <w:szCs w:val="22"/>
            <w:lang w:val="vi-VN"/>
            <w:rPrChange w:id="229" w:author="Phạm Hoàn Mỹ" w:date="2026-06-09T13:44:00Z" w16du:dateUtc="2026-06-09T06:44:00Z">
              <w:rPr>
                <w:rFonts w:cs="Times New Roman"/>
                <w:b w:val="0"/>
                <w:bCs w:val="0"/>
                <w:iCs w:val="0"/>
                <w:szCs w:val="26"/>
                <w:lang w:val="en-US"/>
              </w:rPr>
            </w:rPrChange>
          </w:rPr>
          <w:t>Hệ thống Hồ sơ:</w:t>
        </w:r>
        <w:r w:rsidRPr="004028BA">
          <w:t xml:space="preserve"> Quản lý profile, áp dụng trí tuệ nhân tạo (Google ML Kit) để tự động cắt ảnh đại diện (Face Crop), trưng bày thẻ bài.</w:t>
        </w:r>
      </w:ins>
    </w:p>
    <w:p w14:paraId="24FF628B" w14:textId="77777777" w:rsidR="00E82B95" w:rsidRPr="004028BA" w:rsidRDefault="00E82B95" w:rsidP="002568A9">
      <w:pPr>
        <w:pStyle w:val="ListParagraph"/>
        <w:numPr>
          <w:ilvl w:val="0"/>
          <w:numId w:val="59"/>
        </w:numPr>
        <w:spacing w:line="360" w:lineRule="auto"/>
        <w:rPr>
          <w:ins w:id="230" w:author="Phạm Hoàn Mỹ" w:date="2026-06-09T13:39:00Z" w16du:dateUtc="2026-06-09T06:39:00Z"/>
        </w:rPr>
        <w:pPrChange w:id="231" w:author="Phạm Hoàn Mỹ" w:date="2026-06-09T14:02:00Z" w16du:dateUtc="2026-06-09T07:02:00Z">
          <w:pPr>
            <w:pStyle w:val="Heading4"/>
          </w:pPr>
        </w:pPrChange>
      </w:pPr>
      <w:ins w:id="232" w:author="Phạm Hoàn Mỹ" w:date="2026-06-09T13:39:00Z" w16du:dateUtc="2026-06-09T06:39:00Z">
        <w:r w:rsidRPr="0070411A">
          <w:rPr>
            <w:rFonts w:cstheme="minorBidi"/>
            <w:b/>
            <w:bCs/>
            <w:szCs w:val="22"/>
            <w:lang w:val="vi-VN"/>
            <w:rPrChange w:id="233" w:author="Phạm Hoàn Mỹ" w:date="2026-06-09T13:44:00Z" w16du:dateUtc="2026-06-09T06:44:00Z">
              <w:rPr>
                <w:rFonts w:cs="Times New Roman"/>
                <w:b w:val="0"/>
                <w:bCs w:val="0"/>
                <w:iCs w:val="0"/>
                <w:szCs w:val="26"/>
                <w:lang w:val="en-US"/>
              </w:rPr>
            </w:rPrChange>
          </w:rPr>
          <w:t>Hệ thống Sưu tập:</w:t>
        </w:r>
        <w:r w:rsidRPr="004028BA">
          <w:t xml:space="preserve"> Quản lý kho đồ (Inventory), sổ tay Pokédex.</w:t>
        </w:r>
      </w:ins>
    </w:p>
    <w:p w14:paraId="0F54B6BB" w14:textId="77777777" w:rsidR="002568A9" w:rsidRDefault="00E82B95" w:rsidP="002568A9">
      <w:pPr>
        <w:pStyle w:val="ListParagraph"/>
        <w:numPr>
          <w:ilvl w:val="0"/>
          <w:numId w:val="59"/>
        </w:numPr>
        <w:spacing w:line="360" w:lineRule="auto"/>
      </w:pPr>
      <w:ins w:id="234" w:author="Phạm Hoàn Mỹ" w:date="2026-06-09T13:39:00Z" w16du:dateUtc="2026-06-09T06:39:00Z">
        <w:r w:rsidRPr="0070411A">
          <w:rPr>
            <w:rFonts w:cstheme="minorBidi"/>
            <w:b/>
            <w:bCs/>
            <w:szCs w:val="22"/>
            <w:lang w:val="vi-VN"/>
            <w:rPrChange w:id="235" w:author="Phạm Hoàn Mỹ" w:date="2026-06-09T13:44:00Z" w16du:dateUtc="2026-06-09T06:44:00Z">
              <w:rPr>
                <w:rFonts w:eastAsiaTheme="majorEastAsia"/>
                <w:b/>
                <w:bCs/>
                <w:iCs/>
              </w:rPr>
            </w:rPrChange>
          </w:rPr>
          <w:t>Hệ thống Gacha &amp; Nâng cấp:</w:t>
        </w:r>
        <w:r w:rsidRPr="004028BA">
          <w:t xml:space="preserve"> Rút thẻ, hiến tế thẻ bài, đập thẻ nâng cấp sức mạnh.</w:t>
        </w:r>
      </w:ins>
    </w:p>
    <w:p w14:paraId="23CA6E3C" w14:textId="598CF30A" w:rsidR="00126A4E" w:rsidRDefault="00E82B95" w:rsidP="002568A9">
      <w:pPr>
        <w:pStyle w:val="ListParagraph"/>
        <w:numPr>
          <w:ilvl w:val="0"/>
          <w:numId w:val="59"/>
        </w:numPr>
        <w:spacing w:line="360" w:lineRule="auto"/>
      </w:pPr>
      <w:ins w:id="236" w:author="Phạm Hoàn Mỹ" w:date="2026-06-09T13:39:00Z" w16du:dateUtc="2026-06-09T06:39:00Z">
        <w:r w:rsidRPr="002568A9">
          <w:rPr>
            <w:rFonts w:cstheme="minorBidi"/>
            <w:b/>
            <w:bCs/>
            <w:szCs w:val="22"/>
            <w:lang w:val="vi-VN"/>
            <w:rPrChange w:id="237" w:author="Phạm Hoàn Mỹ" w:date="2026-06-09T13:44:00Z" w16du:dateUtc="2026-06-09T06:44:00Z">
              <w:rPr>
                <w:rFonts w:eastAsiaTheme="majorEastAsia"/>
                <w:b/>
                <w:bCs/>
                <w:iCs/>
              </w:rPr>
            </w:rPrChange>
          </w:rPr>
          <w:t>Hệ thống Đi cảnh (AFK):</w:t>
        </w:r>
        <w:r w:rsidRPr="004028BA">
          <w:t xml:space="preserve"> Phái cử đội hình thám hiểm ngầm định kỳ.</w:t>
        </w:r>
      </w:ins>
      <w:del w:id="238" w:author="Phạm Hoàn Mỹ" w:date="2026-06-09T13:32:00Z" w16du:dateUtc="2026-06-09T06:32:00Z">
        <w:r w:rsidR="00126A4E" w:rsidRPr="00A5343C" w:rsidDel="00E82B95">
          <w:delText>Nội du</w:delText>
        </w:r>
      </w:del>
      <w:del w:id="239" w:author="Phạm Hoàn Mỹ" w:date="2026-06-09T13:31:00Z" w16du:dateUtc="2026-06-09T06:31:00Z">
        <w:r w:rsidR="00126A4E" w:rsidRPr="00A5343C" w:rsidDel="00E82B95">
          <w:delText>ng</w:delText>
        </w:r>
      </w:del>
    </w:p>
    <w:p w14:paraId="11075FA8" w14:textId="77777777" w:rsidR="002568A9" w:rsidRPr="0070411A" w:rsidDel="00E82B95" w:rsidRDefault="002568A9" w:rsidP="002568A9">
      <w:pPr>
        <w:pStyle w:val="ListParagraph"/>
        <w:numPr>
          <w:ilvl w:val="0"/>
          <w:numId w:val="1"/>
        </w:numPr>
        <w:tabs>
          <w:tab w:val="num" w:pos="360"/>
        </w:tabs>
        <w:spacing w:after="120" w:line="360" w:lineRule="auto"/>
        <w:ind w:left="0" w:firstLine="0"/>
        <w:contextualSpacing w:val="0"/>
        <w:jc w:val="left"/>
        <w:rPr>
          <w:del w:id="240" w:author="Phạm Hoàn Mỹ" w:date="2026-06-09T13:32:00Z" w16du:dateUtc="2026-06-09T06:32:00Z"/>
        </w:rPr>
      </w:pPr>
      <w:ins w:id="241" w:author="Phạm Hoàn Mỹ" w:date="2026-06-09T13:39:00Z" w16du:dateUtc="2026-06-09T06:39:00Z">
        <w:r w:rsidRPr="0070411A">
          <w:rPr>
            <w:b/>
            <w:bCs/>
            <w:rPrChange w:id="242" w:author="Phạm Hoàn Mỹ" w:date="2026-06-09T14:03:00Z" w16du:dateUtc="2026-06-09T07:03:00Z">
              <w:rPr>
                <w:rFonts w:eastAsiaTheme="majorEastAsia"/>
                <w:b/>
                <w:bCs/>
                <w:iCs/>
              </w:rPr>
            </w:rPrChange>
          </w:rPr>
          <w:t>Hệ thống Xã hội:</w:t>
        </w:r>
        <w:r w:rsidRPr="0070411A">
          <w:rPr>
            <w:rPrChange w:id="243" w:author="Phạm Hoàn Mỹ" w:date="2026-06-09T14:03:00Z" w16du:dateUtc="2026-06-09T07:03:00Z">
              <w:rPr>
                <w:rFonts w:eastAsiaTheme="majorEastAsia" w:cstheme="majorBidi"/>
                <w:b/>
                <w:bCs/>
                <w:iCs/>
              </w:rPr>
            </w:rPrChange>
          </w:rPr>
          <w:t xml:space="preserve"> Chat thế giới, chat riêng tư, kết đôi và theo dõi chuỗi tương tác (Streak).</w:t>
        </w:r>
      </w:ins>
    </w:p>
    <w:p w14:paraId="234B97B6" w14:textId="77777777" w:rsidR="002568A9" w:rsidRDefault="002568A9" w:rsidP="002568A9">
      <w:pPr>
        <w:pStyle w:val="ListParagraph"/>
        <w:numPr>
          <w:ilvl w:val="0"/>
          <w:numId w:val="59"/>
        </w:numPr>
        <w:spacing w:line="360" w:lineRule="auto"/>
      </w:pPr>
    </w:p>
    <w:p w14:paraId="11666AD8" w14:textId="77777777" w:rsidR="002568A9" w:rsidRPr="002568A9" w:rsidDel="00E82B95" w:rsidRDefault="002568A9" w:rsidP="002568A9">
      <w:pPr>
        <w:pStyle w:val="ListParagraph"/>
        <w:numPr>
          <w:ilvl w:val="0"/>
          <w:numId w:val="59"/>
        </w:numPr>
        <w:rPr>
          <w:del w:id="244" w:author="Phạm Hoàn Mỹ" w:date="2026-06-09T13:33:00Z" w16du:dateUtc="2026-06-09T06:33:00Z"/>
        </w:rPr>
      </w:pPr>
    </w:p>
    <w:p w14:paraId="18448436" w14:textId="77777777" w:rsidR="00E82B95" w:rsidRPr="00A5343C" w:rsidRDefault="00E82B95" w:rsidP="002568A9">
      <w:pPr>
        <w:pStyle w:val="ListParagraph"/>
        <w:rPr>
          <w:ins w:id="245" w:author="Phạm Hoàn Mỹ" w:date="2026-06-09T13:38:00Z" w16du:dateUtc="2026-06-09T06:38:00Z"/>
        </w:rPr>
        <w:pPrChange w:id="246" w:author="Phạm Hoàn Mỹ" w:date="2026-06-09T14:03:00Z" w16du:dateUtc="2026-06-09T07:03:00Z">
          <w:pPr>
            <w:ind w:firstLine="624"/>
          </w:pPr>
        </w:pPrChange>
      </w:pPr>
    </w:p>
    <w:p w14:paraId="27F3B596" w14:textId="77777777" w:rsidR="007F4B40" w:rsidRPr="00A5343C" w:rsidRDefault="007F4B40">
      <w:pPr>
        <w:rPr>
          <w:rFonts w:eastAsia="Times New Roman" w:cs="Times New Roman"/>
          <w:b/>
          <w:sz w:val="30"/>
          <w:szCs w:val="30"/>
          <w:lang w:val="en-US"/>
        </w:rPr>
        <w:pPrChange w:id="247" w:author="Phạm Hoàn Mỹ" w:date="2026-06-09T13:41:00Z" w16du:dateUtc="2026-06-09T06:41:00Z">
          <w:pPr>
            <w:spacing w:after="0"/>
            <w:jc w:val="both"/>
            <w:outlineLvl w:val="0"/>
          </w:pPr>
        </w:pPrChange>
      </w:pPr>
      <w:bookmarkStart w:id="248" w:name="_Toc140297269"/>
      <w:bookmarkStart w:id="249" w:name="_Toc142813558"/>
    </w:p>
    <w:p w14:paraId="4B8A0166" w14:textId="77777777" w:rsidR="007F4B40" w:rsidRPr="00A5343C" w:rsidRDefault="007F4B40" w:rsidP="007F4B40">
      <w:pPr>
        <w:pStyle w:val="Caption"/>
        <w:rPr>
          <w:rFonts w:cs="Times New Roman"/>
          <w:lang w:val="en-US"/>
        </w:rPr>
      </w:pPr>
      <w:bookmarkStart w:id="250" w:name="_Toc367742554"/>
      <w:r w:rsidRPr="00A5343C">
        <w:rPr>
          <w:rFonts w:cs="Times New Roman"/>
        </w:rPr>
        <w:t xml:space="preserve">Hình </w:t>
      </w:r>
      <w:r w:rsidR="001C4790" w:rsidRPr="00A5343C">
        <w:rPr>
          <w:rFonts w:cs="Times New Roman"/>
        </w:rPr>
        <w:fldChar w:fldCharType="begin"/>
      </w:r>
      <w:r w:rsidR="00B9258D" w:rsidRPr="00A5343C">
        <w:rPr>
          <w:rFonts w:cs="Times New Roman"/>
        </w:rPr>
        <w:instrText xml:space="preserve"> STYLEREF 1 \s </w:instrText>
      </w:r>
      <w:r w:rsidR="001C4790" w:rsidRPr="00A5343C">
        <w:rPr>
          <w:rFonts w:cs="Times New Roman"/>
        </w:rPr>
        <w:fldChar w:fldCharType="separate"/>
      </w:r>
      <w:r w:rsidR="00C747D5">
        <w:rPr>
          <w:rFonts w:cs="Times New Roman"/>
          <w:noProof/>
        </w:rPr>
        <w:t>1</w:t>
      </w:r>
      <w:r w:rsidR="001C4790" w:rsidRPr="00A5343C">
        <w:rPr>
          <w:rFonts w:cs="Times New Roman"/>
          <w:noProof/>
        </w:rPr>
        <w:fldChar w:fldCharType="end"/>
      </w:r>
      <w:r w:rsidRPr="00A5343C">
        <w:rPr>
          <w:rFonts w:cs="Times New Roman"/>
        </w:rPr>
        <w:t>.</w:t>
      </w:r>
      <w:r w:rsidR="001C4790" w:rsidRPr="00A5343C">
        <w:rPr>
          <w:rFonts w:cs="Times New Roman"/>
        </w:rPr>
        <w:fldChar w:fldCharType="begin"/>
      </w:r>
      <w:r w:rsidR="00B9258D" w:rsidRPr="00A5343C">
        <w:rPr>
          <w:rFonts w:cs="Times New Roman"/>
        </w:rPr>
        <w:instrText xml:space="preserve"> SEQ Hình \* ARABIC \s 1 </w:instrText>
      </w:r>
      <w:r w:rsidR="001C4790" w:rsidRPr="00A5343C">
        <w:rPr>
          <w:rFonts w:cs="Times New Roman"/>
        </w:rPr>
        <w:fldChar w:fldCharType="separate"/>
      </w:r>
      <w:r w:rsidR="00C747D5">
        <w:rPr>
          <w:rFonts w:cs="Times New Roman"/>
          <w:noProof/>
        </w:rPr>
        <w:t>1</w:t>
      </w:r>
      <w:r w:rsidR="001C4790" w:rsidRPr="00A5343C">
        <w:rPr>
          <w:rFonts w:cs="Times New Roman"/>
          <w:noProof/>
        </w:rPr>
        <w:fldChar w:fldCharType="end"/>
      </w:r>
      <w:r w:rsidRPr="00A5343C">
        <w:rPr>
          <w:rFonts w:cs="Times New Roman"/>
          <w:lang w:val="en-US"/>
        </w:rPr>
        <w:t>: Tên hình 1</w:t>
      </w:r>
      <w:bookmarkEnd w:id="250"/>
    </w:p>
    <w:p w14:paraId="086491F5" w14:textId="77777777" w:rsidR="007F4B40" w:rsidRPr="00A5343C" w:rsidRDefault="007F4B40" w:rsidP="007F4B40">
      <w:pPr>
        <w:rPr>
          <w:rFonts w:cs="Times New Roman"/>
          <w:lang w:val="en-US"/>
        </w:rPr>
      </w:pPr>
    </w:p>
    <w:p w14:paraId="154006B3" w14:textId="77777777" w:rsidR="007F4B40" w:rsidRPr="00A5343C" w:rsidRDefault="007F4B40" w:rsidP="007F4B40">
      <w:pPr>
        <w:pStyle w:val="Caption"/>
        <w:rPr>
          <w:rFonts w:cs="Times New Roman"/>
          <w:lang w:val="en-US"/>
        </w:rPr>
      </w:pPr>
      <w:bookmarkStart w:id="251" w:name="_Toc367742567"/>
      <w:r w:rsidRPr="00A5343C">
        <w:rPr>
          <w:rFonts w:cs="Times New Roman"/>
        </w:rPr>
        <w:t xml:space="preserve">Bảng </w:t>
      </w:r>
      <w:r w:rsidR="001C4790" w:rsidRPr="00A5343C">
        <w:rPr>
          <w:rFonts w:cs="Times New Roman"/>
        </w:rPr>
        <w:fldChar w:fldCharType="begin"/>
      </w:r>
      <w:r w:rsidR="00B9258D" w:rsidRPr="00A5343C">
        <w:rPr>
          <w:rFonts w:cs="Times New Roman"/>
        </w:rPr>
        <w:instrText xml:space="preserve"> STYLEREF 1 \s </w:instrText>
      </w:r>
      <w:r w:rsidR="001C4790" w:rsidRPr="00A5343C">
        <w:rPr>
          <w:rFonts w:cs="Times New Roman"/>
        </w:rPr>
        <w:fldChar w:fldCharType="separate"/>
      </w:r>
      <w:r w:rsidR="00C747D5">
        <w:rPr>
          <w:rFonts w:cs="Times New Roman"/>
          <w:noProof/>
        </w:rPr>
        <w:t>1</w:t>
      </w:r>
      <w:r w:rsidR="001C4790" w:rsidRPr="00A5343C">
        <w:rPr>
          <w:rFonts w:cs="Times New Roman"/>
          <w:noProof/>
        </w:rPr>
        <w:fldChar w:fldCharType="end"/>
      </w:r>
      <w:r w:rsidR="002B6D31" w:rsidRPr="00A5343C">
        <w:rPr>
          <w:rFonts w:cs="Times New Roman"/>
        </w:rPr>
        <w:t>.</w:t>
      </w:r>
      <w:r w:rsidR="001C4790" w:rsidRPr="00A5343C">
        <w:rPr>
          <w:rFonts w:cs="Times New Roman"/>
        </w:rPr>
        <w:fldChar w:fldCharType="begin"/>
      </w:r>
      <w:r w:rsidR="00B9258D" w:rsidRPr="00A5343C">
        <w:rPr>
          <w:rFonts w:cs="Times New Roman"/>
        </w:rPr>
        <w:instrText xml:space="preserve"> SEQ Bảng \* ARABIC \s 1 </w:instrText>
      </w:r>
      <w:r w:rsidR="001C4790" w:rsidRPr="00A5343C">
        <w:rPr>
          <w:rFonts w:cs="Times New Roman"/>
        </w:rPr>
        <w:fldChar w:fldCharType="separate"/>
      </w:r>
      <w:r w:rsidR="00C747D5">
        <w:rPr>
          <w:rFonts w:cs="Times New Roman"/>
          <w:noProof/>
        </w:rPr>
        <w:t>1</w:t>
      </w:r>
      <w:r w:rsidR="001C4790" w:rsidRPr="00A5343C">
        <w:rPr>
          <w:rFonts w:cs="Times New Roman"/>
          <w:noProof/>
        </w:rPr>
        <w:fldChar w:fldCharType="end"/>
      </w:r>
      <w:r w:rsidRPr="00A5343C">
        <w:rPr>
          <w:rFonts w:cs="Times New Roman"/>
          <w:lang w:val="en-US"/>
        </w:rPr>
        <w:t>: Tên bảng 1</w:t>
      </w:r>
      <w:bookmarkEnd w:id="251"/>
    </w:p>
    <w:p w14:paraId="544DB853" w14:textId="77777777" w:rsidR="007F4B40" w:rsidRPr="00A5343C" w:rsidRDefault="007F4B40" w:rsidP="007F4B40">
      <w:pPr>
        <w:rPr>
          <w:rFonts w:cs="Times New Roman"/>
          <w:lang w:val="en-US"/>
        </w:rPr>
      </w:pPr>
    </w:p>
    <w:p w14:paraId="44A523F1" w14:textId="77777777" w:rsidR="006C7C5D" w:rsidRPr="00A5343C" w:rsidRDefault="006C7C5D" w:rsidP="007F4B40">
      <w:pPr>
        <w:rPr>
          <w:rFonts w:cs="Times New Roman"/>
          <w:szCs w:val="26"/>
          <w:lang w:val="en-US"/>
        </w:rPr>
      </w:pPr>
    </w:p>
    <w:p w14:paraId="0E609B96" w14:textId="77777777" w:rsidR="006C7C5D" w:rsidRPr="00A5343C" w:rsidRDefault="006C7C5D" w:rsidP="007F4B40">
      <w:pPr>
        <w:rPr>
          <w:rFonts w:cs="Times New Roman"/>
          <w:szCs w:val="26"/>
          <w:lang w:val="en-US"/>
        </w:rPr>
      </w:pPr>
    </w:p>
    <w:p w14:paraId="2B3D8476" w14:textId="77777777" w:rsidR="006C7C5D" w:rsidRPr="00A5343C" w:rsidRDefault="006C7C5D" w:rsidP="007F4B40">
      <w:pPr>
        <w:rPr>
          <w:rFonts w:cs="Times New Roman"/>
          <w:szCs w:val="26"/>
          <w:lang w:val="en-US"/>
        </w:rPr>
        <w:sectPr w:rsidR="006C7C5D" w:rsidRPr="00A5343C" w:rsidSect="00745672">
          <w:footerReference w:type="default" r:id="rId8"/>
          <w:pgSz w:w="11906" w:h="16838"/>
          <w:pgMar w:top="1701" w:right="1134" w:bottom="1985" w:left="1985" w:header="708" w:footer="708" w:gutter="0"/>
          <w:pgNumType w:start="1"/>
          <w:cols w:space="708"/>
          <w:docGrid w:linePitch="360"/>
        </w:sectPr>
      </w:pPr>
    </w:p>
    <w:p w14:paraId="720F7AD5" w14:textId="51E882AB" w:rsidR="00C05CE5" w:rsidRDefault="00F35986" w:rsidP="00F300BB">
      <w:pPr>
        <w:pStyle w:val="Heading1"/>
        <w:rPr>
          <w:ins w:id="252" w:author="Phạm Hoàn Mỹ" w:date="2026-06-10T15:26:00Z" w16du:dateUtc="2026-06-10T08:26:00Z"/>
        </w:rPr>
      </w:pPr>
      <w:bookmarkStart w:id="253" w:name="_Toc367742501"/>
      <w:bookmarkEnd w:id="248"/>
      <w:bookmarkEnd w:id="249"/>
      <w:ins w:id="254" w:author="Phạm Hoàn Mỹ" w:date="2026-06-10T15:23:00Z" w16du:dateUtc="2026-06-10T08:23:00Z">
        <w:r>
          <w:lastRenderedPageBreak/>
          <w:t>CƠ SỞ LÝ THUYẾT</w:t>
        </w:r>
      </w:ins>
      <w:ins w:id="255" w:author="Phạm Hoàn Mỹ" w:date="2026-06-10T15:24:00Z" w16du:dateUtc="2026-06-10T08:24:00Z">
        <w:r>
          <w:t xml:space="preserve"> VÀ BIỆN LUẬN CÔNG NGHỆ</w:t>
        </w:r>
      </w:ins>
      <w:del w:id="256" w:author="Phạm Hoàn Mỹ" w:date="2026-06-10T15:22:00Z" w16du:dateUtc="2026-06-10T08:22:00Z">
        <w:r w:rsidR="0005475D" w:rsidRPr="00A5343C" w:rsidDel="005E3724">
          <w:delText>TÊN CHƯƠNG 2</w:delText>
        </w:r>
      </w:del>
      <w:bookmarkEnd w:id="253"/>
    </w:p>
    <w:p w14:paraId="5318934A" w14:textId="6446008E" w:rsidR="00F35986" w:rsidRDefault="00F35986" w:rsidP="002568A9">
      <w:pPr>
        <w:ind w:firstLine="567"/>
        <w:jc w:val="both"/>
        <w:rPr>
          <w:ins w:id="257" w:author="Phạm Hoàn Mỹ" w:date="2026-06-10T16:11:00Z" w16du:dateUtc="2026-06-10T09:11:00Z"/>
          <w:lang w:val="en-US"/>
        </w:rPr>
        <w:pPrChange w:id="258" w:author="Phạm Hoàn Mỹ" w:date="2026-06-10T16:25:00Z" w16du:dateUtc="2026-06-10T09:25:00Z">
          <w:pPr/>
        </w:pPrChange>
      </w:pPr>
      <w:ins w:id="259" w:author="Phạm Hoàn Mỹ" w:date="2026-06-10T15:26:00Z" w16du:dateUtc="2026-06-10T08:26:00Z">
        <w:r w:rsidRPr="00F35986">
          <w:rPr>
            <w:lang w:val="en-US"/>
          </w:rPr>
          <w:t>Để hiện thực hóa các mục tiêu khắt khe về hiệu năng và tính toàn vẹn dữ liệu đã đề ra ở Chương 1, hệ thống Mosco không sử dụng các công nghệ theo trào lưu chung mà lựa chọn một bộ Tech-Stack chuyên biệt. Chương này sẽ trình bày chi tiết cơ sở lý thuyết của các kiến trúc lõi, từ đó đưa ra biện luận cho quyết định lựa chọn công nghệ của nhóm nghiên cứu.</w:t>
        </w:r>
      </w:ins>
    </w:p>
    <w:p w14:paraId="1F9D2919" w14:textId="707C34A4" w:rsidR="00F331EC" w:rsidRPr="004B179B" w:rsidRDefault="00F331EC">
      <w:pPr>
        <w:pStyle w:val="Heading2"/>
        <w:jc w:val="both"/>
        <w:pPrChange w:id="260" w:author="Phạm Hoàn Mỹ" w:date="2026-06-10T16:25:00Z" w16du:dateUtc="2026-06-10T09:25:00Z">
          <w:pPr>
            <w:pStyle w:val="Heading1"/>
          </w:pPr>
        </w:pPrChange>
      </w:pPr>
      <w:ins w:id="261" w:author="Phạm Hoàn Mỹ" w:date="2026-06-10T16:12:00Z" w16du:dateUtc="2026-06-10T09:12:00Z">
        <w:r>
          <w:rPr>
            <w:lang w:val="en-US"/>
          </w:rPr>
          <w:t>Nền tảng hệ thống</w:t>
        </w:r>
      </w:ins>
    </w:p>
    <w:p w14:paraId="1A951CB7" w14:textId="2119D688" w:rsidR="00F35986" w:rsidRPr="00F35986" w:rsidRDefault="00F35986">
      <w:pPr>
        <w:pStyle w:val="Heading3"/>
        <w:jc w:val="both"/>
        <w:rPr>
          <w:lang w:val="en-US"/>
        </w:rPr>
        <w:pPrChange w:id="262" w:author="Phạm Hoàn Mỹ" w:date="2026-06-10T16:25:00Z" w16du:dateUtc="2026-06-10T09:25:00Z">
          <w:pPr>
            <w:pStyle w:val="Heading2"/>
          </w:pPr>
        </w:pPrChange>
      </w:pPr>
      <w:bookmarkStart w:id="263" w:name="_Toc367742502"/>
      <w:ins w:id="264" w:author="Phạm Hoàn Mỹ" w:date="2026-06-10T15:24:00Z" w16du:dateUtc="2026-06-10T08:24:00Z">
        <w:r>
          <w:rPr>
            <w:lang w:val="en-US"/>
          </w:rPr>
          <w:t xml:space="preserve">Kiến trúc </w:t>
        </w:r>
      </w:ins>
      <w:ins w:id="265" w:author="Phạm Hoàn Mỹ" w:date="2026-06-10T15:25:00Z" w16du:dateUtc="2026-06-10T08:25:00Z">
        <w:r>
          <w:rPr>
            <w:lang w:val="en-US"/>
          </w:rPr>
          <w:t>ư</w:t>
        </w:r>
      </w:ins>
      <w:ins w:id="266" w:author="Phạm Hoàn Mỹ" w:date="2026-06-10T15:24:00Z" w16du:dateUtc="2026-06-10T08:24:00Z">
        <w:r>
          <w:rPr>
            <w:lang w:val="en-US"/>
          </w:rPr>
          <w:t>u tiên cục bộ</w:t>
        </w:r>
      </w:ins>
      <w:ins w:id="267" w:author="Phạm Hoàn Mỹ" w:date="2026-06-10T15:25:00Z" w16du:dateUtc="2026-06-10T08:25:00Z">
        <w:r>
          <w:rPr>
            <w:lang w:val="en-US"/>
          </w:rPr>
          <w:t xml:space="preserve"> (Local-First Architecture)</w:t>
        </w:r>
      </w:ins>
      <w:del w:id="268" w:author="Phạm Hoàn Mỹ" w:date="2026-06-10T15:24:00Z" w16du:dateUtc="2026-06-10T08:24:00Z">
        <w:r w:rsidR="0005475D" w:rsidRPr="00A5343C" w:rsidDel="00F35986">
          <w:rPr>
            <w:lang w:val="en-US"/>
          </w:rPr>
          <w:delText>Chủ đề cấp độ 2</w:delText>
        </w:r>
      </w:del>
      <w:bookmarkEnd w:id="263"/>
    </w:p>
    <w:p w14:paraId="04046AF8" w14:textId="4AE70F26" w:rsidR="00F331EC" w:rsidRPr="00F331EC" w:rsidRDefault="00F331EC" w:rsidP="002568A9">
      <w:pPr>
        <w:ind w:left="270" w:firstLine="450"/>
        <w:jc w:val="both"/>
        <w:rPr>
          <w:ins w:id="269" w:author="Phạm Hoàn Mỹ" w:date="2026-06-10T16:09:00Z" w16du:dateUtc="2026-06-10T09:09:00Z"/>
          <w:rFonts w:cs="Times New Roman"/>
          <w:lang w:val="en-US"/>
        </w:rPr>
        <w:pPrChange w:id="270" w:author="Phạm Hoàn Mỹ" w:date="2026-06-10T16:25:00Z" w16du:dateUtc="2026-06-10T09:25:00Z">
          <w:pPr>
            <w:pStyle w:val="Heading2"/>
          </w:pPr>
        </w:pPrChange>
      </w:pPr>
      <w:bookmarkStart w:id="271" w:name="_Toc367742503"/>
      <w:ins w:id="272" w:author="Phạm Hoàn Mỹ" w:date="2026-06-10T16:09:00Z" w16du:dateUtc="2026-06-10T09:09:00Z">
        <w:r w:rsidRPr="00F331EC">
          <w:rPr>
            <w:rFonts w:cs="Times New Roman"/>
            <w:b/>
            <w:bCs/>
            <w:lang w:val="en-US"/>
            <w:rPrChange w:id="273" w:author="Phạm Hoàn Mỹ" w:date="2026-06-10T16:10:00Z" w16du:dateUtc="2026-06-10T09:10:00Z">
              <w:rPr>
                <w:rFonts w:cs="Times New Roman"/>
                <w:lang w:val="en-US"/>
              </w:rPr>
            </w:rPrChange>
          </w:rPr>
          <w:t>Khái niệm:</w:t>
        </w:r>
        <w:r w:rsidRPr="00F331EC">
          <w:rPr>
            <w:rFonts w:cs="Times New Roman"/>
            <w:lang w:val="en-US"/>
          </w:rPr>
          <w:t xml:space="preserve"> Local-First Architecture là mô hình thiết kế mà trong đó, Cơ sở dữ liệu cục bộ (Local Database) trên thiết bị người dùng được đóng vai trò là Nguồn dữ liệu chính (Primary Source of Truth). Mọi thao tác đọc/ghi của giao diện đều lấy từ Local Database, trong khi quá trình đồng bộ với máy chủ (Cloud) diễn ra ngầm ở luồng phụ.</w:t>
        </w:r>
      </w:ins>
    </w:p>
    <w:p w14:paraId="46472794" w14:textId="3BEDC840" w:rsidR="00F35986" w:rsidDel="00F331EC" w:rsidRDefault="00F331EC" w:rsidP="002568A9">
      <w:pPr>
        <w:ind w:left="270" w:firstLine="450"/>
        <w:jc w:val="both"/>
        <w:rPr>
          <w:del w:id="274" w:author="Phạm Hoàn Mỹ" w:date="2026-06-10T16:09:00Z" w16du:dateUtc="2026-06-10T09:09:00Z"/>
          <w:rFonts w:cs="Times New Roman"/>
          <w:lang w:val="en-US"/>
        </w:rPr>
        <w:pPrChange w:id="275" w:author="Phạm Hoàn Mỹ" w:date="2026-06-10T16:25:00Z" w16du:dateUtc="2026-06-10T09:25:00Z">
          <w:pPr>
            <w:ind w:left="270"/>
          </w:pPr>
        </w:pPrChange>
      </w:pPr>
      <w:ins w:id="276" w:author="Phạm Hoàn Mỹ" w:date="2026-06-10T16:09:00Z" w16du:dateUtc="2026-06-10T09:09:00Z">
        <w:r w:rsidRPr="00F331EC">
          <w:rPr>
            <w:rFonts w:cs="Times New Roman"/>
            <w:b/>
            <w:bCs/>
            <w:lang w:val="en-US"/>
            <w:rPrChange w:id="277" w:author="Phạm Hoàn Mỹ" w:date="2026-06-10T16:10:00Z" w16du:dateUtc="2026-06-10T09:10:00Z">
              <w:rPr>
                <w:rFonts w:cs="Times New Roman"/>
                <w:lang w:val="en-US"/>
              </w:rPr>
            </w:rPrChange>
          </w:rPr>
          <w:t>Lý do áp dụng:</w:t>
        </w:r>
      </w:ins>
      <w:ins w:id="278" w:author="Phạm Hoàn Mỹ" w:date="2026-06-10T16:10:00Z" w16du:dateUtc="2026-06-10T09:10:00Z">
        <w:r>
          <w:rPr>
            <w:rFonts w:cs="Times New Roman"/>
            <w:b/>
            <w:bCs/>
            <w:lang w:val="en-US"/>
          </w:rPr>
          <w:t xml:space="preserve"> </w:t>
        </w:r>
      </w:ins>
      <w:ins w:id="279" w:author="Phạm Hoàn Mỹ" w:date="2026-06-10T16:09:00Z" w16du:dateUtc="2026-06-10T09:09:00Z">
        <w:r w:rsidRPr="00F331EC">
          <w:rPr>
            <w:rFonts w:cs="Times New Roman"/>
            <w:lang w:val="en-US"/>
          </w:rPr>
          <w:t>So với mô hình Cloud-First truyền thống (mở kho đồ phải gọi API</w:t>
        </w:r>
      </w:ins>
      <w:ins w:id="280" w:author="Phạm Hoàn Mỹ" w:date="2026-06-10T16:11:00Z" w16du:dateUtc="2026-06-10T09:11:00Z">
        <w:r>
          <w:rPr>
            <w:rFonts w:cs="Times New Roman"/>
            <w:b/>
            <w:bCs/>
            <w:lang w:val="en-US"/>
          </w:rPr>
          <w:t xml:space="preserve"> </w:t>
        </w:r>
      </w:ins>
      <w:ins w:id="281" w:author="Phạm Hoàn Mỹ" w:date="2026-06-10T16:09:00Z" w16du:dateUtc="2026-06-10T09:09:00Z">
        <w:r w:rsidRPr="00F331EC">
          <w:rPr>
            <w:rFonts w:cs="Times New Roman"/>
            <w:lang w:val="en-US"/>
          </w:rPr>
          <w:t>và đợi Loading), Local-First loại bỏ hoàn toàn độ trễ mạng (Zero-latency). Người chơi có thể cuộn danh sách 20.000 thẻ bài mượt mà ngay cả khi đứt kết nối internet, đồng thời giảm tải 90% băng thông cho máy chủ Mosco.</w:t>
        </w:r>
      </w:ins>
      <w:del w:id="282" w:author="Phạm Hoàn Mỹ" w:date="2026-06-10T15:25:00Z" w16du:dateUtc="2026-06-10T08:25:00Z">
        <w:r w:rsidR="0005475D" w:rsidRPr="00A5343C" w:rsidDel="00F35986">
          <w:rPr>
            <w:rFonts w:cs="Times New Roman"/>
            <w:lang w:val="en-US"/>
          </w:rPr>
          <w:delText>Chủ đề cấp độ 3</w:delText>
        </w:r>
      </w:del>
      <w:bookmarkEnd w:id="271"/>
    </w:p>
    <w:p w14:paraId="50B527AE" w14:textId="77777777" w:rsidR="00F331EC" w:rsidRDefault="00F331EC" w:rsidP="002568A9">
      <w:pPr>
        <w:ind w:left="270" w:firstLine="450"/>
        <w:jc w:val="both"/>
        <w:rPr>
          <w:ins w:id="283" w:author="Phạm Hoàn Mỹ" w:date="2026-06-10T16:15:00Z" w16du:dateUtc="2026-06-10T09:15:00Z"/>
          <w:rFonts w:cs="Times New Roman"/>
          <w:lang w:val="en-US"/>
        </w:rPr>
        <w:pPrChange w:id="284" w:author="Phạm Hoàn Mỹ" w:date="2026-06-10T16:25:00Z" w16du:dateUtc="2026-06-10T09:25:00Z">
          <w:pPr>
            <w:pStyle w:val="Heading3"/>
            <w:numPr>
              <w:ilvl w:val="0"/>
              <w:numId w:val="0"/>
            </w:numPr>
            <w:ind w:left="180" w:firstLine="0"/>
          </w:pPr>
        </w:pPrChange>
      </w:pPr>
    </w:p>
    <w:p w14:paraId="684272C5" w14:textId="77777777" w:rsidR="00F331EC" w:rsidRPr="00F331EC" w:rsidRDefault="00F331EC">
      <w:pPr>
        <w:pStyle w:val="Heading3"/>
        <w:jc w:val="both"/>
        <w:rPr>
          <w:ins w:id="285" w:author="Phạm Hoàn Mỹ" w:date="2026-06-10T16:15:00Z"/>
          <w:lang w:val="en-US"/>
        </w:rPr>
        <w:pPrChange w:id="286" w:author="Phạm Hoàn Mỹ" w:date="2026-06-10T16:25:00Z" w16du:dateUtc="2026-06-10T09:25:00Z">
          <w:pPr>
            <w:pStyle w:val="Heading3"/>
          </w:pPr>
        </w:pPrChange>
      </w:pPr>
      <w:ins w:id="287" w:author="Phạm Hoàn Mỹ" w:date="2026-06-10T16:15:00Z">
        <w:r w:rsidRPr="00F331EC">
          <w:rPr>
            <w:lang w:val="en-US"/>
          </w:rPr>
          <w:t>Kiến trúc Máy chủ Nguyên khối hướng Mô-đun (Modular Monolith)</w:t>
        </w:r>
      </w:ins>
    </w:p>
    <w:p w14:paraId="6CAC3D22" w14:textId="5E266773" w:rsidR="00F331EC" w:rsidRPr="00F331EC" w:rsidRDefault="00F331EC" w:rsidP="002568A9">
      <w:pPr>
        <w:ind w:left="270" w:firstLine="450"/>
        <w:jc w:val="both"/>
        <w:rPr>
          <w:ins w:id="288" w:author="Phạm Hoàn Mỹ" w:date="2026-06-10T16:16:00Z" w16du:dateUtc="2026-06-10T09:16:00Z"/>
          <w:lang w:val="en-US"/>
        </w:rPr>
        <w:pPrChange w:id="289" w:author="Phạm Hoàn Mỹ" w:date="2026-06-10T16:25:00Z" w16du:dateUtc="2026-06-10T09:25:00Z">
          <w:pPr/>
        </w:pPrChange>
      </w:pPr>
      <w:ins w:id="290" w:author="Phạm Hoàn Mỹ" w:date="2026-06-10T16:16:00Z" w16du:dateUtc="2026-06-10T09:16:00Z">
        <w:r w:rsidRPr="00F331EC">
          <w:rPr>
            <w:b/>
            <w:bCs/>
            <w:lang w:val="en-US"/>
            <w:rPrChange w:id="291" w:author="Phạm Hoàn Mỹ" w:date="2026-06-10T16:16:00Z" w16du:dateUtc="2026-06-10T09:16:00Z">
              <w:rPr>
                <w:lang w:val="en-US"/>
              </w:rPr>
            </w:rPrChange>
          </w:rPr>
          <w:t>Khái niệm:</w:t>
        </w:r>
        <w:r w:rsidRPr="00F331EC">
          <w:rPr>
            <w:lang w:val="en-US"/>
          </w:rPr>
          <w:t xml:space="preserve"> Là mô hình kiến trúc phần mềm vận hành trên một quy trình duy nhất (Monolith), nhưng mã nguồn bên trong được chia tách rạch ròi thành các mô-đun độc lập (như AuthModule, GachaModule) giao tiếp qua Interface thay vì liên kết chéo (tight-coupling).</w:t>
        </w:r>
      </w:ins>
    </w:p>
    <w:p w14:paraId="7058FE38" w14:textId="77777777" w:rsidR="00F331EC" w:rsidRDefault="00F331EC" w:rsidP="002568A9">
      <w:pPr>
        <w:ind w:left="270" w:firstLine="297"/>
        <w:jc w:val="both"/>
        <w:rPr>
          <w:ins w:id="292" w:author="Phạm Hoàn Mỹ" w:date="2026-06-10T16:18:00Z" w16du:dateUtc="2026-06-10T09:18:00Z"/>
          <w:lang w:val="en-US"/>
        </w:rPr>
        <w:pPrChange w:id="293" w:author="Phạm Hoàn Mỹ" w:date="2026-06-10T16:25:00Z" w16du:dateUtc="2026-06-10T09:25:00Z">
          <w:pPr>
            <w:ind w:left="270"/>
          </w:pPr>
        </w:pPrChange>
      </w:pPr>
      <w:ins w:id="294" w:author="Phạm Hoàn Mỹ" w:date="2026-06-10T16:16:00Z" w16du:dateUtc="2026-06-10T09:16:00Z">
        <w:r w:rsidRPr="00F331EC">
          <w:rPr>
            <w:b/>
            <w:bCs/>
            <w:lang w:val="en-US"/>
            <w:rPrChange w:id="295" w:author="Phạm Hoàn Mỹ" w:date="2026-06-10T16:16:00Z" w16du:dateUtc="2026-06-10T09:16:00Z">
              <w:rPr>
                <w:lang w:val="en-US"/>
              </w:rPr>
            </w:rPrChange>
          </w:rPr>
          <w:t>Lý do áp dụng:</w:t>
        </w:r>
        <w:r w:rsidRPr="00F331EC">
          <w:rPr>
            <w:lang w:val="en-US"/>
          </w:rPr>
          <w:t xml:space="preserve"> Thay vì áp dụng Microservices (vốn gây tốn kém chi phí gọi API nội bộ và quản lý Transaction phân tán phức tạp), Modular Monolith trên Spring Boot cho phép tốc độ gọi hàm tính bằng nano-giây (In-memory) và xử lý tính toàn vẹn giao dịch (ACID) cực kỳ an toàn, rất phù hợp với nghiệp vụ đập thẻ/Gacha khắt khe của dự án.</w:t>
        </w:r>
      </w:ins>
      <w:bookmarkStart w:id="296" w:name="_Toc367742504"/>
    </w:p>
    <w:p w14:paraId="750ED1B8" w14:textId="77777777" w:rsidR="00F331EC" w:rsidRPr="00F331EC" w:rsidRDefault="00F331EC">
      <w:pPr>
        <w:pStyle w:val="Heading2"/>
        <w:jc w:val="both"/>
        <w:rPr>
          <w:ins w:id="297" w:author="Phạm Hoàn Mỹ" w:date="2026-06-10T16:18:00Z" w16du:dateUtc="2026-06-10T09:18:00Z"/>
          <w:szCs w:val="22"/>
          <w:lang w:val="en-US"/>
        </w:rPr>
        <w:pPrChange w:id="298" w:author="Phạm Hoàn Mỹ" w:date="2026-06-10T16:25:00Z" w16du:dateUtc="2026-06-10T09:25:00Z">
          <w:pPr>
            <w:pStyle w:val="Heading2"/>
          </w:pPr>
        </w:pPrChange>
      </w:pPr>
      <w:ins w:id="299" w:author="Phạm Hoàn Mỹ" w:date="2026-06-10T16:17:00Z">
        <w:r w:rsidRPr="00F331EC">
          <w:rPr>
            <w:lang w:val="en-US"/>
          </w:rPr>
          <w:lastRenderedPageBreak/>
          <w:t xml:space="preserve"> Công nghệ phía Máy chủ (Backend Technologies)</w:t>
        </w:r>
      </w:ins>
    </w:p>
    <w:p w14:paraId="1B55EF48" w14:textId="3DFC19F5" w:rsidR="00F331EC" w:rsidRPr="00F331EC" w:rsidRDefault="00F331EC">
      <w:pPr>
        <w:pStyle w:val="Heading3"/>
        <w:jc w:val="both"/>
        <w:rPr>
          <w:ins w:id="300" w:author="Phạm Hoàn Mỹ" w:date="2026-06-10T16:17:00Z"/>
          <w:lang w:val="en-US"/>
        </w:rPr>
        <w:pPrChange w:id="301" w:author="Phạm Hoàn Mỹ" w:date="2026-06-10T16:25:00Z" w16du:dateUtc="2026-06-10T09:25:00Z">
          <w:pPr>
            <w:ind w:left="270"/>
          </w:pPr>
        </w:pPrChange>
      </w:pPr>
      <w:ins w:id="302" w:author="Phạm Hoàn Mỹ" w:date="2026-06-10T16:17:00Z">
        <w:r w:rsidRPr="00F331EC">
          <w:rPr>
            <w:lang w:val="en-US"/>
          </w:rPr>
          <w:t xml:space="preserve"> Hệ sinh thái Spring Boot 3 và Java 21</w:t>
        </w:r>
      </w:ins>
    </w:p>
    <w:p w14:paraId="4AC968E9" w14:textId="2099D4AD" w:rsidR="00F331EC" w:rsidRPr="00F331EC" w:rsidRDefault="00F331EC" w:rsidP="002568A9">
      <w:pPr>
        <w:ind w:left="270" w:firstLine="450"/>
        <w:jc w:val="both"/>
        <w:rPr>
          <w:ins w:id="303" w:author="Phạm Hoàn Mỹ" w:date="2026-06-10T16:17:00Z"/>
          <w:bCs/>
          <w:szCs w:val="18"/>
          <w:lang w:val="en-US"/>
        </w:rPr>
        <w:pPrChange w:id="304" w:author="Phạm Hoàn Mỹ" w:date="2026-06-10T16:25:00Z" w16du:dateUtc="2026-06-10T09:25:00Z">
          <w:pPr>
            <w:ind w:left="270"/>
          </w:pPr>
        </w:pPrChange>
      </w:pPr>
      <w:ins w:id="305" w:author="Phạm Hoàn Mỹ" w:date="2026-06-10T16:17:00Z">
        <w:r w:rsidRPr="00F331EC">
          <w:rPr>
            <w:b/>
            <w:bCs/>
            <w:szCs w:val="18"/>
            <w:lang w:val="en-US"/>
          </w:rPr>
          <w:t>Khái niệm:</w:t>
        </w:r>
        <w:r w:rsidRPr="00F331EC">
          <w:rPr>
            <w:bCs/>
            <w:szCs w:val="18"/>
            <w:lang w:val="en-US"/>
          </w:rPr>
          <w:t xml:space="preserve"> Spring Boot là bộ framework Java mã nguồn mở, giúp xây dựng các ứng dụng độc lập, cấp độ doanh nghiệp với cấu hình tối thiểu.</w:t>
        </w:r>
      </w:ins>
    </w:p>
    <w:p w14:paraId="29C8BC8D" w14:textId="77777777" w:rsidR="00B84CBF" w:rsidRDefault="00F331EC" w:rsidP="002568A9">
      <w:pPr>
        <w:ind w:left="270" w:firstLine="450"/>
        <w:jc w:val="both"/>
        <w:rPr>
          <w:ins w:id="306" w:author="Phạm Hoàn Mỹ" w:date="2026-06-10T16:19:00Z" w16du:dateUtc="2026-06-10T09:19:00Z"/>
          <w:b/>
          <w:bCs/>
          <w:szCs w:val="18"/>
          <w:lang w:val="en-US"/>
        </w:rPr>
        <w:pPrChange w:id="307" w:author="Phạm Hoàn Mỹ" w:date="2026-06-10T16:25:00Z" w16du:dateUtc="2026-06-10T09:25:00Z">
          <w:pPr>
            <w:ind w:left="270"/>
          </w:pPr>
        </w:pPrChange>
      </w:pPr>
      <w:ins w:id="308" w:author="Phạm Hoàn Mỹ" w:date="2026-06-10T16:17:00Z">
        <w:r w:rsidRPr="00F331EC">
          <w:rPr>
            <w:b/>
            <w:bCs/>
            <w:szCs w:val="18"/>
            <w:lang w:val="en-US"/>
          </w:rPr>
          <w:t>Lý do áp dụng:</w:t>
        </w:r>
        <w:r w:rsidRPr="00F331EC">
          <w:rPr>
            <w:bCs/>
            <w:szCs w:val="18"/>
            <w:lang w:val="en-US"/>
          </w:rPr>
          <w:t xml:space="preserve"> Spring Boot cung cấp các annotation mạnh mẽ như </w:t>
        </w:r>
        <w:r w:rsidRPr="002568A9">
          <w:rPr>
            <w:bCs/>
            <w:color w:val="E36C0A" w:themeColor="accent6" w:themeShade="BF"/>
            <w:szCs w:val="18"/>
            <w:lang w:val="en-US"/>
          </w:rPr>
          <w:t>`@Transactional`</w:t>
        </w:r>
        <w:r w:rsidRPr="00F331EC">
          <w:rPr>
            <w:bCs/>
            <w:szCs w:val="18"/>
            <w:lang w:val="en-US"/>
          </w:rPr>
          <w:t xml:space="preserve">, </w:t>
        </w:r>
        <w:r w:rsidRPr="002568A9">
          <w:rPr>
            <w:bCs/>
            <w:color w:val="E36C0A" w:themeColor="accent6" w:themeShade="BF"/>
            <w:szCs w:val="18"/>
            <w:lang w:val="en-US"/>
          </w:rPr>
          <w:t>`@Scheduled`</w:t>
        </w:r>
        <w:r w:rsidRPr="00F331EC">
          <w:rPr>
            <w:bCs/>
            <w:szCs w:val="18"/>
            <w:lang w:val="en-US"/>
          </w:rPr>
          <w:t xml:space="preserve"> và tích hợp sẵn Hibernate (Spring Data JPA), giúp đẩy nhanh quá trình phát triển các API bảo mật (JWT) và quản lý luồng dữ liệu an toàn.</w:t>
        </w:r>
      </w:ins>
    </w:p>
    <w:p w14:paraId="4D35E076" w14:textId="0D7168D5" w:rsidR="00F331EC" w:rsidRPr="00B84CBF" w:rsidRDefault="00F331EC">
      <w:pPr>
        <w:pStyle w:val="Heading3"/>
        <w:jc w:val="both"/>
        <w:rPr>
          <w:ins w:id="309" w:author="Phạm Hoàn Mỹ" w:date="2026-06-10T16:17:00Z"/>
          <w:szCs w:val="18"/>
          <w:lang w:val="en-US"/>
        </w:rPr>
        <w:pPrChange w:id="310" w:author="Phạm Hoàn Mỹ" w:date="2026-06-10T16:25:00Z" w16du:dateUtc="2026-06-10T09:25:00Z">
          <w:pPr>
            <w:ind w:left="270"/>
          </w:pPr>
        </w:pPrChange>
      </w:pPr>
      <w:ins w:id="311" w:author="Phạm Hoàn Mỹ" w:date="2026-06-10T16:17:00Z">
        <w:r w:rsidRPr="00F331EC">
          <w:rPr>
            <w:szCs w:val="18"/>
            <w:lang w:val="en-US"/>
          </w:rPr>
          <w:t>Hệ quản trị</w:t>
        </w:r>
      </w:ins>
      <w:ins w:id="312" w:author="Phạm Hoàn Mỹ" w:date="2026-06-10T16:20:00Z" w16du:dateUtc="2026-06-10T09:20:00Z">
        <w:r w:rsidR="00B84CBF">
          <w:rPr>
            <w:szCs w:val="18"/>
            <w:lang w:val="en-US"/>
          </w:rPr>
          <w:t xml:space="preserve"> </w:t>
        </w:r>
      </w:ins>
      <w:ins w:id="313" w:author="Phạm Hoàn Mỹ" w:date="2026-06-10T16:17:00Z">
        <w:r w:rsidRPr="00F331EC">
          <w:rPr>
            <w:szCs w:val="18"/>
            <w:lang w:val="en-US"/>
          </w:rPr>
          <w:t>MySQL &amp; Cơ chế Khóa bi quan (Pessimistic Locking)</w:t>
        </w:r>
      </w:ins>
    </w:p>
    <w:p w14:paraId="26F0E483" w14:textId="23D7BB2D" w:rsidR="00F331EC" w:rsidRPr="00F331EC" w:rsidRDefault="00F331EC" w:rsidP="002568A9">
      <w:pPr>
        <w:ind w:left="270" w:firstLine="450"/>
        <w:jc w:val="both"/>
        <w:rPr>
          <w:ins w:id="314" w:author="Phạm Hoàn Mỹ" w:date="2026-06-10T16:17:00Z"/>
          <w:bCs/>
          <w:szCs w:val="18"/>
          <w:lang w:val="en-US"/>
        </w:rPr>
        <w:pPrChange w:id="315" w:author="Phạm Hoàn Mỹ" w:date="2026-06-10T16:25:00Z" w16du:dateUtc="2026-06-10T09:25:00Z">
          <w:pPr>
            <w:ind w:left="270"/>
          </w:pPr>
        </w:pPrChange>
      </w:pPr>
      <w:ins w:id="316" w:author="Phạm Hoàn Mỹ" w:date="2026-06-10T16:17:00Z">
        <w:r w:rsidRPr="00F331EC">
          <w:rPr>
            <w:b/>
            <w:bCs/>
            <w:szCs w:val="18"/>
            <w:lang w:val="en-US"/>
          </w:rPr>
          <w:t>Khái niệm:</w:t>
        </w:r>
      </w:ins>
      <w:ins w:id="317" w:author="Phạm Hoàn Mỹ" w:date="2026-06-10T16:20:00Z" w16du:dateUtc="2026-06-10T09:20:00Z">
        <w:r w:rsidR="00B84CBF">
          <w:rPr>
            <w:b/>
            <w:bCs/>
            <w:szCs w:val="18"/>
            <w:lang w:val="en-US"/>
          </w:rPr>
          <w:t xml:space="preserve"> </w:t>
        </w:r>
      </w:ins>
      <w:ins w:id="318" w:author="Phạm Hoàn Mỹ" w:date="2026-06-10T16:17:00Z">
        <w:r w:rsidRPr="00F331EC">
          <w:rPr>
            <w:bCs/>
            <w:szCs w:val="18"/>
            <w:lang w:val="en-US"/>
          </w:rPr>
          <w:t xml:space="preserve">MySQL là hệ quản trị cơ sở dữ liệu quan hệ (RDBMS) đáng tin cậy. Trong MySQL, Pessimistic Locking (Khóa bi quan) là kỹ thuật sử dụng lệnh </w:t>
        </w:r>
        <w:r w:rsidRPr="002568A9">
          <w:rPr>
            <w:bCs/>
            <w:color w:val="E36C0A" w:themeColor="accent6" w:themeShade="BF"/>
            <w:szCs w:val="18"/>
            <w:lang w:val="en-US"/>
          </w:rPr>
          <w:t>`SELECT ... FOR UPDATE`</w:t>
        </w:r>
        <w:r w:rsidRPr="00F331EC">
          <w:rPr>
            <w:bCs/>
            <w:szCs w:val="18"/>
            <w:lang w:val="en-US"/>
          </w:rPr>
          <w:t xml:space="preserve"> để khóa cứng bản ghi vật lý ngay khi vừa truy vấn, ngăn các luồng khác can thiệp cho đến khi giao dịch kết thúc.</w:t>
        </w:r>
      </w:ins>
    </w:p>
    <w:p w14:paraId="2B5BC1E0" w14:textId="77777777" w:rsidR="00B84CBF" w:rsidRDefault="00F331EC" w:rsidP="002568A9">
      <w:pPr>
        <w:ind w:left="270" w:firstLine="450"/>
        <w:jc w:val="both"/>
        <w:rPr>
          <w:ins w:id="319" w:author="Phạm Hoàn Mỹ" w:date="2026-06-10T16:20:00Z" w16du:dateUtc="2026-06-10T09:20:00Z"/>
          <w:bCs/>
          <w:szCs w:val="18"/>
          <w:lang w:val="en-US"/>
        </w:rPr>
        <w:pPrChange w:id="320" w:author="Phạm Hoàn Mỹ" w:date="2026-06-10T16:25:00Z" w16du:dateUtc="2026-06-10T09:25:00Z">
          <w:pPr>
            <w:ind w:left="270"/>
          </w:pPr>
        </w:pPrChange>
      </w:pPr>
      <w:ins w:id="321" w:author="Phạm Hoàn Mỹ" w:date="2026-06-10T16:17:00Z">
        <w:r w:rsidRPr="00F331EC">
          <w:rPr>
            <w:b/>
            <w:bCs/>
            <w:szCs w:val="18"/>
            <w:lang w:val="en-US"/>
          </w:rPr>
          <w:t>Lý do áp dụng:</w:t>
        </w:r>
        <w:r w:rsidRPr="00F331EC">
          <w:rPr>
            <w:bCs/>
            <w:szCs w:val="18"/>
            <w:lang w:val="en-US"/>
          </w:rPr>
          <w:t xml:space="preserve"> Trong các tính năng Nâng cấp thẻ bài, người dùng có thể dùng Auto-Click để tạo ra lỗi Tương tranh (Race Condition). Nếu dùng Khóa lạc quan (Optimistic Lock), hệ thống sẽ gặp rất nhiều lỗi 409 Conflict. Do đó, Mosco bắt buộc dùng Khóa bi quan để đảm bảo không có bất kỳ thẻ bài nào bị nhân bản trái phép (Double Spending).</w:t>
        </w:r>
      </w:ins>
    </w:p>
    <w:p w14:paraId="5F2CA3C8" w14:textId="0C414025" w:rsidR="00F331EC" w:rsidRPr="00F331EC" w:rsidRDefault="00F331EC">
      <w:pPr>
        <w:pStyle w:val="Heading3"/>
        <w:jc w:val="both"/>
        <w:rPr>
          <w:ins w:id="322" w:author="Phạm Hoàn Mỹ" w:date="2026-06-10T16:17:00Z"/>
          <w:szCs w:val="18"/>
          <w:lang w:val="en-US"/>
        </w:rPr>
        <w:pPrChange w:id="323" w:author="Phạm Hoàn Mỹ" w:date="2026-06-10T16:25:00Z" w16du:dateUtc="2026-06-10T09:25:00Z">
          <w:pPr>
            <w:ind w:left="270"/>
          </w:pPr>
        </w:pPrChange>
      </w:pPr>
      <w:ins w:id="324" w:author="Phạm Hoàn Mỹ" w:date="2026-06-10T16:17:00Z">
        <w:r w:rsidRPr="00F331EC">
          <w:rPr>
            <w:szCs w:val="18"/>
            <w:lang w:val="en-US"/>
          </w:rPr>
          <w:t>Trình sinh số ngẫu nhiên thực sự (TRNG - True Random Number Generator)</w:t>
        </w:r>
      </w:ins>
    </w:p>
    <w:p w14:paraId="4E9417CE" w14:textId="1700A412" w:rsidR="00F331EC" w:rsidRPr="00F331EC" w:rsidRDefault="00F331EC">
      <w:pPr>
        <w:ind w:left="270"/>
        <w:jc w:val="both"/>
        <w:rPr>
          <w:ins w:id="325" w:author="Phạm Hoàn Mỹ" w:date="2026-06-10T16:17:00Z"/>
          <w:bCs/>
          <w:szCs w:val="18"/>
          <w:lang w:val="en-US"/>
        </w:rPr>
        <w:pPrChange w:id="326" w:author="Phạm Hoàn Mỹ" w:date="2026-06-10T16:25:00Z" w16du:dateUtc="2026-06-10T09:25:00Z">
          <w:pPr>
            <w:ind w:left="270"/>
          </w:pPr>
        </w:pPrChange>
      </w:pPr>
      <w:ins w:id="327" w:author="Phạm Hoàn Mỹ" w:date="2026-06-10T16:17:00Z">
        <w:r w:rsidRPr="00F331EC">
          <w:rPr>
            <w:b/>
            <w:bCs/>
            <w:szCs w:val="18"/>
            <w:lang w:val="en-US"/>
          </w:rPr>
          <w:t>Khái niệm:</w:t>
        </w:r>
        <w:r w:rsidRPr="00F331EC">
          <w:rPr>
            <w:bCs/>
            <w:szCs w:val="18"/>
            <w:lang w:val="en-US"/>
          </w:rPr>
          <w:t xml:space="preserve"> Khác với Pseudo-Random (PRNG - sinh số giả ngẫu nhiên dựa trên thuật toán và thời gian máy), TRNG là phương pháp trích xuất số ngẫu nhiên từ các hiện tượng hỗn loạn của vật lý tự nhiên (như nhiễu điện từ, nhiễu khí quyển).</w:t>
        </w:r>
      </w:ins>
    </w:p>
    <w:p w14:paraId="2262261C" w14:textId="3E06E7D8" w:rsidR="00F331EC" w:rsidRPr="00F331EC" w:rsidRDefault="00F331EC">
      <w:pPr>
        <w:ind w:left="270"/>
        <w:jc w:val="both"/>
        <w:rPr>
          <w:ins w:id="328" w:author="Phạm Hoàn Mỹ" w:date="2026-06-10T16:17:00Z"/>
          <w:bCs/>
          <w:szCs w:val="18"/>
          <w:lang w:val="en-US"/>
        </w:rPr>
        <w:pPrChange w:id="329" w:author="Phạm Hoàn Mỹ" w:date="2026-06-10T16:25:00Z" w16du:dateUtc="2026-06-10T09:25:00Z">
          <w:pPr>
            <w:ind w:left="270"/>
          </w:pPr>
        </w:pPrChange>
      </w:pPr>
      <w:ins w:id="330" w:author="Phạm Hoàn Mỹ" w:date="2026-06-10T16:17:00Z">
        <w:r w:rsidRPr="00F331EC">
          <w:rPr>
            <w:b/>
            <w:bCs/>
            <w:szCs w:val="18"/>
            <w:lang w:val="en-US"/>
          </w:rPr>
          <w:t>Lý do áp dụng:</w:t>
        </w:r>
        <w:r w:rsidRPr="00F331EC">
          <w:rPr>
            <w:bCs/>
            <w:szCs w:val="18"/>
            <w:lang w:val="en-US"/>
          </w:rPr>
          <w:t xml:space="preserve"> Để đảm bảo tính minh bạch tuyệt đối của cơ chế Quay Gacha, Mosco không dùng </w:t>
        </w:r>
        <w:r w:rsidRPr="002568A9">
          <w:rPr>
            <w:bCs/>
            <w:color w:val="E36C0A" w:themeColor="accent6" w:themeShade="BF"/>
            <w:szCs w:val="18"/>
            <w:lang w:val="en-US"/>
          </w:rPr>
          <w:t>`Math.random()`</w:t>
        </w:r>
        <w:r w:rsidRPr="00F331EC">
          <w:rPr>
            <w:bCs/>
            <w:szCs w:val="18"/>
            <w:lang w:val="en-US"/>
          </w:rPr>
          <w:t xml:space="preserve">. Thay vào đó, máy chủ định kỳ lấy số ngẫu nhiên từ API Nhiễu khí quyển, sau đó XOR với </w:t>
        </w:r>
        <w:r w:rsidRPr="002568A9">
          <w:rPr>
            <w:bCs/>
            <w:color w:val="E36C0A" w:themeColor="accent6" w:themeShade="BF"/>
            <w:szCs w:val="18"/>
            <w:lang w:val="en-US"/>
          </w:rPr>
          <w:t>`System.nanoTime()`</w:t>
        </w:r>
        <w:r w:rsidRPr="00F331EC">
          <w:rPr>
            <w:bCs/>
            <w:szCs w:val="18"/>
            <w:lang w:val="en-US"/>
          </w:rPr>
          <w:t xml:space="preserve"> làm hạt </w:t>
        </w:r>
        <w:r w:rsidRPr="00F331EC">
          <w:rPr>
            <w:bCs/>
            <w:szCs w:val="18"/>
            <w:lang w:val="en-US"/>
          </w:rPr>
          <w:lastRenderedPageBreak/>
          <w:t>giống (seed). Điều này giúp tỉ lệ rớt thẻ chuẩn xác và không thể bị hacker dự đoán chu kỳ.</w:t>
        </w:r>
      </w:ins>
    </w:p>
    <w:p w14:paraId="2A5CC5B5" w14:textId="77777777" w:rsidR="00F331EC" w:rsidRPr="00F331EC" w:rsidRDefault="00F331EC">
      <w:pPr>
        <w:ind w:left="270"/>
        <w:jc w:val="both"/>
        <w:rPr>
          <w:ins w:id="331" w:author="Phạm Hoàn Mỹ" w:date="2026-06-10T16:17:00Z"/>
          <w:bCs/>
          <w:szCs w:val="18"/>
          <w:lang w:val="en-US"/>
        </w:rPr>
        <w:pPrChange w:id="332" w:author="Phạm Hoàn Mỹ" w:date="2026-06-10T16:25:00Z" w16du:dateUtc="2026-06-10T09:25:00Z">
          <w:pPr>
            <w:ind w:left="270"/>
          </w:pPr>
        </w:pPrChange>
      </w:pPr>
    </w:p>
    <w:p w14:paraId="441979CF" w14:textId="2E0FDB59" w:rsidR="00F331EC" w:rsidRPr="00F331EC" w:rsidRDefault="00F331EC">
      <w:pPr>
        <w:pStyle w:val="Heading3"/>
        <w:jc w:val="both"/>
        <w:rPr>
          <w:ins w:id="333" w:author="Phạm Hoàn Mỹ" w:date="2026-06-10T16:17:00Z"/>
          <w:szCs w:val="18"/>
          <w:lang w:val="en-US"/>
        </w:rPr>
        <w:pPrChange w:id="334" w:author="Phạm Hoàn Mỹ" w:date="2026-06-10T16:25:00Z" w16du:dateUtc="2026-06-10T09:25:00Z">
          <w:pPr>
            <w:ind w:left="270"/>
          </w:pPr>
        </w:pPrChange>
      </w:pPr>
      <w:ins w:id="335" w:author="Phạm Hoàn Mỹ" w:date="2026-06-10T16:17:00Z">
        <w:r w:rsidRPr="00F331EC">
          <w:rPr>
            <w:szCs w:val="18"/>
            <w:lang w:val="en-US"/>
          </w:rPr>
          <w:t>Giao thức STOMP qua WebSocket</w:t>
        </w:r>
      </w:ins>
    </w:p>
    <w:p w14:paraId="2062D7DD" w14:textId="64660F10" w:rsidR="00F331EC" w:rsidRPr="00F331EC" w:rsidRDefault="00F331EC">
      <w:pPr>
        <w:ind w:left="270"/>
        <w:jc w:val="both"/>
        <w:rPr>
          <w:ins w:id="336" w:author="Phạm Hoàn Mỹ" w:date="2026-06-10T16:17:00Z"/>
          <w:bCs/>
          <w:szCs w:val="18"/>
          <w:lang w:val="en-US"/>
        </w:rPr>
        <w:pPrChange w:id="337" w:author="Phạm Hoàn Mỹ" w:date="2026-06-10T16:25:00Z" w16du:dateUtc="2026-06-10T09:25:00Z">
          <w:pPr>
            <w:ind w:left="270"/>
          </w:pPr>
        </w:pPrChange>
      </w:pPr>
      <w:ins w:id="338" w:author="Phạm Hoàn Mỹ" w:date="2026-06-10T16:17:00Z">
        <w:r w:rsidRPr="00F331EC">
          <w:rPr>
            <w:b/>
            <w:bCs/>
            <w:szCs w:val="18"/>
            <w:lang w:val="en-US"/>
          </w:rPr>
          <w:t>Khái niệm:</w:t>
        </w:r>
        <w:r w:rsidRPr="00F331EC">
          <w:rPr>
            <w:bCs/>
            <w:szCs w:val="18"/>
            <w:lang w:val="en-US"/>
          </w:rPr>
          <w:t xml:space="preserve"> WebSocket cung cấp kết nối TCP hai chiều liên tục. STOMP (Simple Text Oriented Messaging Protocol) là giao thức định tuyến bản tin chạy trên nền WebSocket, áp dụng mô hình Pub/Sub (Publisher/Subscriber).</w:t>
        </w:r>
      </w:ins>
    </w:p>
    <w:p w14:paraId="0AFFEEB6" w14:textId="135FC2DA" w:rsidR="00F331EC" w:rsidRPr="00F331EC" w:rsidRDefault="00F331EC">
      <w:pPr>
        <w:ind w:left="270"/>
        <w:jc w:val="both"/>
        <w:rPr>
          <w:ins w:id="339" w:author="Phạm Hoàn Mỹ" w:date="2026-06-10T16:17:00Z"/>
          <w:bCs/>
          <w:szCs w:val="18"/>
          <w:lang w:val="en-US"/>
        </w:rPr>
        <w:pPrChange w:id="340" w:author="Phạm Hoàn Mỹ" w:date="2026-06-10T16:25:00Z" w16du:dateUtc="2026-06-10T09:25:00Z">
          <w:pPr>
            <w:ind w:left="270"/>
          </w:pPr>
        </w:pPrChange>
      </w:pPr>
      <w:ins w:id="341" w:author="Phạm Hoàn Mỹ" w:date="2026-06-10T16:17:00Z">
        <w:r w:rsidRPr="00F331EC">
          <w:rPr>
            <w:b/>
            <w:bCs/>
            <w:szCs w:val="18"/>
            <w:lang w:val="en-US"/>
          </w:rPr>
          <w:t>Lý do áp dụng:</w:t>
        </w:r>
        <w:r w:rsidRPr="00F331EC">
          <w:rPr>
            <w:bCs/>
            <w:szCs w:val="18"/>
            <w:lang w:val="en-US"/>
          </w:rPr>
          <w:t xml:space="preserve"> Thay vì dùng HTTP Polling (Client liên tục hỏi Server "có tin nhắn mới không?"), STOMP over WebSocket cho phép Server chủ động đẩy (Push) tin nhắn Chat trực tiếp xuống đúng các máy Client đang đăng ký theo dõi kênh </w:t>
        </w:r>
        <w:r w:rsidRPr="002568A9">
          <w:rPr>
            <w:bCs/>
            <w:color w:val="E36C0A" w:themeColor="accent6" w:themeShade="BF"/>
            <w:szCs w:val="18"/>
            <w:lang w:val="en-US"/>
          </w:rPr>
          <w:t>(`/topic`</w:t>
        </w:r>
        <w:r w:rsidRPr="00F331EC">
          <w:rPr>
            <w:bCs/>
            <w:szCs w:val="18"/>
            <w:lang w:val="en-US"/>
          </w:rPr>
          <w:t xml:space="preserve"> hoặc </w:t>
        </w:r>
        <w:r w:rsidRPr="002568A9">
          <w:rPr>
            <w:bCs/>
            <w:color w:val="E36C0A" w:themeColor="accent6" w:themeShade="BF"/>
            <w:szCs w:val="18"/>
            <w:lang w:val="en-US"/>
          </w:rPr>
          <w:t>`/queue`</w:t>
        </w:r>
        <w:r w:rsidRPr="00F331EC">
          <w:rPr>
            <w:bCs/>
            <w:szCs w:val="18"/>
            <w:lang w:val="en-US"/>
          </w:rPr>
          <w:t>), giảm thiểu lãng phí tài nguyên mạng.</w:t>
        </w:r>
      </w:ins>
    </w:p>
    <w:p w14:paraId="17758327" w14:textId="77777777" w:rsidR="00F331EC" w:rsidRPr="00F331EC" w:rsidRDefault="00F331EC">
      <w:pPr>
        <w:ind w:left="270"/>
        <w:jc w:val="both"/>
        <w:rPr>
          <w:ins w:id="342" w:author="Phạm Hoàn Mỹ" w:date="2026-06-10T16:17:00Z"/>
          <w:bCs/>
          <w:szCs w:val="18"/>
          <w:lang w:val="en-US"/>
        </w:rPr>
        <w:pPrChange w:id="343" w:author="Phạm Hoàn Mỹ" w:date="2026-06-10T16:25:00Z" w16du:dateUtc="2026-06-10T09:25:00Z">
          <w:pPr>
            <w:ind w:left="270"/>
          </w:pPr>
        </w:pPrChange>
      </w:pPr>
    </w:p>
    <w:p w14:paraId="1C9E58AF" w14:textId="4D50CCF6" w:rsidR="00F331EC" w:rsidRPr="00B84CBF" w:rsidRDefault="00F331EC">
      <w:pPr>
        <w:pStyle w:val="Heading2"/>
        <w:jc w:val="both"/>
        <w:rPr>
          <w:ins w:id="344" w:author="Phạm Hoàn Mỹ" w:date="2026-06-10T16:17:00Z"/>
          <w:szCs w:val="18"/>
          <w:lang w:val="en-US"/>
        </w:rPr>
        <w:pPrChange w:id="345" w:author="Phạm Hoàn Mỹ" w:date="2026-06-10T16:25:00Z" w16du:dateUtc="2026-06-10T09:25:00Z">
          <w:pPr>
            <w:ind w:left="270"/>
          </w:pPr>
        </w:pPrChange>
      </w:pPr>
      <w:ins w:id="346" w:author="Phạm Hoàn Mỹ" w:date="2026-06-10T16:17:00Z">
        <w:r w:rsidRPr="00F331EC">
          <w:rPr>
            <w:szCs w:val="18"/>
            <w:lang w:val="en-US"/>
          </w:rPr>
          <w:t>Công nghệ phía Máy khách (Mobile Frontend Technologies)</w:t>
        </w:r>
      </w:ins>
    </w:p>
    <w:p w14:paraId="01BCEE7F" w14:textId="30FA20D9" w:rsidR="00F331EC" w:rsidRPr="00F331EC" w:rsidRDefault="00F331EC">
      <w:pPr>
        <w:pStyle w:val="Heading3"/>
        <w:jc w:val="both"/>
        <w:rPr>
          <w:ins w:id="347" w:author="Phạm Hoàn Mỹ" w:date="2026-06-10T16:17:00Z"/>
          <w:szCs w:val="18"/>
          <w:lang w:val="en-US"/>
        </w:rPr>
        <w:pPrChange w:id="348" w:author="Phạm Hoàn Mỹ" w:date="2026-06-10T16:25:00Z" w16du:dateUtc="2026-06-10T09:25:00Z">
          <w:pPr>
            <w:ind w:left="270"/>
          </w:pPr>
        </w:pPrChange>
      </w:pPr>
      <w:ins w:id="349" w:author="Phạm Hoàn Mỹ" w:date="2026-06-10T16:17:00Z">
        <w:r w:rsidRPr="00F331EC">
          <w:rPr>
            <w:szCs w:val="18"/>
            <w:lang w:val="en-US"/>
          </w:rPr>
          <w:t>Android Native (Java) và Mô hình MVVM</w:t>
        </w:r>
      </w:ins>
    </w:p>
    <w:p w14:paraId="48162519" w14:textId="2C5D8DA2" w:rsidR="00F331EC" w:rsidRPr="00F331EC" w:rsidRDefault="00F331EC">
      <w:pPr>
        <w:ind w:left="270"/>
        <w:jc w:val="both"/>
        <w:rPr>
          <w:ins w:id="350" w:author="Phạm Hoàn Mỹ" w:date="2026-06-10T16:17:00Z"/>
          <w:bCs/>
          <w:szCs w:val="18"/>
          <w:lang w:val="en-US"/>
        </w:rPr>
        <w:pPrChange w:id="351" w:author="Phạm Hoàn Mỹ" w:date="2026-06-10T16:25:00Z" w16du:dateUtc="2026-06-10T09:25:00Z">
          <w:pPr>
            <w:ind w:left="270"/>
          </w:pPr>
        </w:pPrChange>
      </w:pPr>
      <w:ins w:id="352" w:author="Phạm Hoàn Mỹ" w:date="2026-06-10T16:17:00Z">
        <w:r w:rsidRPr="00F331EC">
          <w:rPr>
            <w:b/>
            <w:bCs/>
            <w:szCs w:val="18"/>
            <w:lang w:val="en-US"/>
          </w:rPr>
          <w:t>Khái niệm:</w:t>
        </w:r>
        <w:r w:rsidRPr="00F331EC">
          <w:rPr>
            <w:bCs/>
            <w:szCs w:val="18"/>
            <w:lang w:val="en-US"/>
          </w:rPr>
          <w:t xml:space="preserve"> MVVM (Model - View - ViewModel) là mẫu kiến trúc phân tách rạch ròi giữa giao diện (View) và logic dữ liệu (ViewModel). </w:t>
        </w:r>
      </w:ins>
    </w:p>
    <w:p w14:paraId="77166D67" w14:textId="53A0FB4C" w:rsidR="00F331EC" w:rsidRPr="00F331EC" w:rsidRDefault="00F331EC">
      <w:pPr>
        <w:ind w:left="270"/>
        <w:jc w:val="both"/>
        <w:rPr>
          <w:ins w:id="353" w:author="Phạm Hoàn Mỹ" w:date="2026-06-10T16:17:00Z"/>
          <w:bCs/>
          <w:szCs w:val="18"/>
          <w:lang w:val="en-US"/>
        </w:rPr>
        <w:pPrChange w:id="354" w:author="Phạm Hoàn Mỹ" w:date="2026-06-10T16:25:00Z" w16du:dateUtc="2026-06-10T09:25:00Z">
          <w:pPr>
            <w:ind w:left="270"/>
          </w:pPr>
        </w:pPrChange>
      </w:pPr>
      <w:ins w:id="355" w:author="Phạm Hoàn Mỹ" w:date="2026-06-10T16:17:00Z">
        <w:r w:rsidRPr="00F331EC">
          <w:rPr>
            <w:b/>
            <w:bCs/>
            <w:szCs w:val="18"/>
            <w:lang w:val="en-US"/>
          </w:rPr>
          <w:t>Lý do áp dụng</w:t>
        </w:r>
      </w:ins>
      <w:ins w:id="356" w:author="Phạm Hoàn Mỹ" w:date="2026-06-10T16:22:00Z" w16du:dateUtc="2026-06-10T09:22:00Z">
        <w:r w:rsidR="00B84CBF">
          <w:rPr>
            <w:b/>
            <w:bCs/>
            <w:szCs w:val="18"/>
            <w:lang w:val="en-US"/>
          </w:rPr>
          <w:t>:</w:t>
        </w:r>
      </w:ins>
      <w:ins w:id="357" w:author="Phạm Hoàn Mỹ" w:date="2026-06-10T16:17:00Z">
        <w:r w:rsidRPr="00F331EC">
          <w:rPr>
            <w:bCs/>
            <w:szCs w:val="18"/>
            <w:lang w:val="en-US"/>
          </w:rPr>
          <w:t xml:space="preserve"> Khi thiết bị Android bị xoay màn hình hoặc ẩn ứng dụng, View có thể bị hệ điều hành tiêu hủy và tạo lại. Nhờ MVVM, ViewModel vẫn sống độc lập trên RAM, giữ nguyên trạng thái dữ liệu (ví dụ: đang loading Gacha). Khi View phục hồi, nó lập tức cập nhật lại trạng thái mà không cần gọi lại API, chống rò rỉ bộ nhớ (Memory Leak) hiệu quả. Lựa chọn Android Native thay vì React Native giúp ứng dụng tận dụng tối đa RAM và xử lý đa luồng tốt hơn trên các môi trường giả lập (Emulator).</w:t>
        </w:r>
      </w:ins>
    </w:p>
    <w:p w14:paraId="3270021A" w14:textId="49A4380B" w:rsidR="00F331EC" w:rsidRPr="00F331EC" w:rsidRDefault="00F331EC">
      <w:pPr>
        <w:pStyle w:val="Heading3"/>
        <w:jc w:val="both"/>
        <w:rPr>
          <w:ins w:id="358" w:author="Phạm Hoàn Mỹ" w:date="2026-06-10T16:17:00Z"/>
          <w:szCs w:val="18"/>
          <w:lang w:val="en-US"/>
        </w:rPr>
        <w:pPrChange w:id="359" w:author="Phạm Hoàn Mỹ" w:date="2026-06-10T16:25:00Z" w16du:dateUtc="2026-06-10T09:25:00Z">
          <w:pPr>
            <w:ind w:left="270"/>
          </w:pPr>
        </w:pPrChange>
      </w:pPr>
      <w:ins w:id="360" w:author="Phạm Hoàn Mỹ" w:date="2026-06-10T16:17:00Z">
        <w:r w:rsidRPr="00F331EC">
          <w:rPr>
            <w:szCs w:val="18"/>
            <w:lang w:val="en-US"/>
          </w:rPr>
          <w:t>Cơ sở dữ liệu Room SQLite (Local Cache)</w:t>
        </w:r>
      </w:ins>
    </w:p>
    <w:p w14:paraId="0E0D78B0" w14:textId="1C9A265D" w:rsidR="00F331EC" w:rsidRPr="00F331EC" w:rsidRDefault="00F331EC">
      <w:pPr>
        <w:ind w:left="270"/>
        <w:jc w:val="both"/>
        <w:rPr>
          <w:ins w:id="361" w:author="Phạm Hoàn Mỹ" w:date="2026-06-10T16:17:00Z"/>
          <w:bCs/>
          <w:szCs w:val="18"/>
          <w:lang w:val="en-US"/>
        </w:rPr>
        <w:pPrChange w:id="362" w:author="Phạm Hoàn Mỹ" w:date="2026-06-10T16:25:00Z" w16du:dateUtc="2026-06-10T09:25:00Z">
          <w:pPr>
            <w:ind w:left="270"/>
          </w:pPr>
        </w:pPrChange>
      </w:pPr>
      <w:ins w:id="363" w:author="Phạm Hoàn Mỹ" w:date="2026-06-10T16:17:00Z">
        <w:r w:rsidRPr="00F331EC">
          <w:rPr>
            <w:b/>
            <w:bCs/>
            <w:szCs w:val="18"/>
            <w:lang w:val="en-US"/>
          </w:rPr>
          <w:t>Khái niệm:</w:t>
        </w:r>
        <w:r w:rsidRPr="00F331EC">
          <w:rPr>
            <w:bCs/>
            <w:szCs w:val="18"/>
            <w:lang w:val="en-US"/>
          </w:rPr>
          <w:t xml:space="preserve"> Room là một thư viện ORM (Object-Relational Mapping) của Google, cung cấp lớp lang trừu tượng bọc ngoài SQLite cục bộ trên thiết bị.</w:t>
        </w:r>
      </w:ins>
    </w:p>
    <w:p w14:paraId="35DBB83A" w14:textId="15F3111D" w:rsidR="00F331EC" w:rsidRPr="00F331EC" w:rsidRDefault="00F331EC">
      <w:pPr>
        <w:ind w:left="270"/>
        <w:jc w:val="both"/>
        <w:rPr>
          <w:ins w:id="364" w:author="Phạm Hoàn Mỹ" w:date="2026-06-10T16:17:00Z"/>
          <w:bCs/>
          <w:szCs w:val="18"/>
          <w:lang w:val="en-US"/>
        </w:rPr>
        <w:pPrChange w:id="365" w:author="Phạm Hoàn Mỹ" w:date="2026-06-10T16:25:00Z" w16du:dateUtc="2026-06-10T09:25:00Z">
          <w:pPr>
            <w:ind w:left="270"/>
          </w:pPr>
        </w:pPrChange>
      </w:pPr>
      <w:ins w:id="366" w:author="Phạm Hoàn Mỹ" w:date="2026-06-10T16:17:00Z">
        <w:r w:rsidRPr="00F331EC">
          <w:rPr>
            <w:b/>
            <w:bCs/>
            <w:szCs w:val="18"/>
            <w:lang w:val="en-US"/>
          </w:rPr>
          <w:lastRenderedPageBreak/>
          <w:t>Lý do áp dụng:</w:t>
        </w:r>
        <w:r w:rsidRPr="00F331EC">
          <w:rPr>
            <w:bCs/>
            <w:szCs w:val="18"/>
            <w:lang w:val="en-US"/>
          </w:rPr>
          <w:t xml:space="preserve"> Room là trái tim của kiến trúc Local-First. Nó chuyển hóa các câu truy vấn SQL thô thành các luồng quan sát trực tiếp (LiveData). Mỗi khi có dữ liệu đồng bộ từ Server về, Room tự động đẩy thông báo lên giao diện để render cập nhật thẻ bài mà không cần lập trình viên can thiệp thủ công.</w:t>
        </w:r>
      </w:ins>
    </w:p>
    <w:p w14:paraId="6BFA2067" w14:textId="2AC3F84A" w:rsidR="00F331EC" w:rsidRPr="00F331EC" w:rsidRDefault="00F331EC">
      <w:pPr>
        <w:pStyle w:val="Heading3"/>
        <w:jc w:val="both"/>
        <w:rPr>
          <w:ins w:id="367" w:author="Phạm Hoàn Mỹ" w:date="2026-06-10T16:17:00Z"/>
          <w:szCs w:val="18"/>
          <w:lang w:val="en-US"/>
        </w:rPr>
        <w:pPrChange w:id="368" w:author="Phạm Hoàn Mỹ" w:date="2026-06-10T16:25:00Z" w16du:dateUtc="2026-06-10T09:25:00Z">
          <w:pPr>
            <w:ind w:left="270"/>
          </w:pPr>
        </w:pPrChange>
      </w:pPr>
      <w:ins w:id="369" w:author="Phạm Hoàn Mỹ" w:date="2026-06-10T16:17:00Z">
        <w:r w:rsidRPr="00F331EC">
          <w:rPr>
            <w:szCs w:val="18"/>
            <w:lang w:val="en-US"/>
          </w:rPr>
          <w:t>Học máy tại biên (Edge ML) với Google ML Kit</w:t>
        </w:r>
      </w:ins>
    </w:p>
    <w:p w14:paraId="75B9F757" w14:textId="3D076BE4" w:rsidR="00F331EC" w:rsidRPr="00F331EC" w:rsidRDefault="00F331EC">
      <w:pPr>
        <w:ind w:left="270"/>
        <w:jc w:val="both"/>
        <w:rPr>
          <w:ins w:id="370" w:author="Phạm Hoàn Mỹ" w:date="2026-06-10T16:17:00Z"/>
          <w:bCs/>
          <w:szCs w:val="18"/>
          <w:lang w:val="en-US"/>
        </w:rPr>
        <w:pPrChange w:id="371" w:author="Phạm Hoàn Mỹ" w:date="2026-06-10T16:25:00Z" w16du:dateUtc="2026-06-10T09:25:00Z">
          <w:pPr>
            <w:ind w:left="270"/>
          </w:pPr>
        </w:pPrChange>
      </w:pPr>
      <w:ins w:id="372" w:author="Phạm Hoàn Mỹ" w:date="2026-06-10T16:17:00Z">
        <w:r w:rsidRPr="00F331EC">
          <w:rPr>
            <w:b/>
            <w:bCs/>
            <w:szCs w:val="18"/>
            <w:lang w:val="en-US"/>
          </w:rPr>
          <w:t>Khái niệm:</w:t>
        </w:r>
        <w:r w:rsidRPr="00F331EC">
          <w:rPr>
            <w:bCs/>
            <w:szCs w:val="18"/>
            <w:lang w:val="en-US"/>
          </w:rPr>
          <w:t xml:space="preserve"> ML Kit là bộ SDK của Google đưa các mô hình học máy nhúng trực tiếp vào thiết bị di động, tính toán bằng chip (CPU/NPU) của điện thoại thay vì đám mây.</w:t>
        </w:r>
      </w:ins>
    </w:p>
    <w:p w14:paraId="7A52C268" w14:textId="41BD9284" w:rsidR="00F331EC" w:rsidRPr="00F331EC" w:rsidRDefault="00F331EC">
      <w:pPr>
        <w:ind w:left="270"/>
        <w:jc w:val="both"/>
        <w:rPr>
          <w:ins w:id="373" w:author="Phạm Hoàn Mỹ" w:date="2026-06-10T16:17:00Z"/>
          <w:bCs/>
          <w:szCs w:val="18"/>
          <w:lang w:val="en-US"/>
        </w:rPr>
        <w:pPrChange w:id="374" w:author="Phạm Hoàn Mỹ" w:date="2026-06-10T16:25:00Z" w16du:dateUtc="2026-06-10T09:25:00Z">
          <w:pPr>
            <w:ind w:left="270"/>
          </w:pPr>
        </w:pPrChange>
      </w:pPr>
      <w:ins w:id="375" w:author="Phạm Hoàn Mỹ" w:date="2026-06-10T16:17:00Z">
        <w:r w:rsidRPr="00F331EC">
          <w:rPr>
            <w:b/>
            <w:bCs/>
            <w:szCs w:val="18"/>
            <w:lang w:val="en-US"/>
          </w:rPr>
          <w:t>Lý do áp dụng:</w:t>
        </w:r>
        <w:r w:rsidRPr="00F331EC">
          <w:rPr>
            <w:bCs/>
            <w:szCs w:val="18"/>
            <w:lang w:val="en-US"/>
          </w:rPr>
          <w:t xml:space="preserve"> Mosco sử dụng module Face Detection (Nhận diện khuôn mặt) của ML Kit để tự động tính toán trọng tâm khuôn mặt khi người dùng tải ảnh Avatar lên. Việc xử lý Offline (On-device) giúp thao tác cắt ảnh (Crop) diễn ra chỉ trong 50 mili-giây, không tiêu tốn băng thông, không chịu độ trễ mạng và đảm bảo quyền riêng tư tuyệt đối cho dữ liệu ảnh cá nhân.</w:t>
        </w:r>
      </w:ins>
    </w:p>
    <w:p w14:paraId="53F90F15" w14:textId="77777777" w:rsidR="00F331EC" w:rsidRPr="00F331EC" w:rsidRDefault="00F331EC" w:rsidP="00F331EC">
      <w:pPr>
        <w:ind w:left="270"/>
        <w:rPr>
          <w:ins w:id="376" w:author="Phạm Hoàn Mỹ" w:date="2026-06-10T16:17:00Z"/>
          <w:bCs/>
          <w:szCs w:val="18"/>
          <w:lang w:val="en-US"/>
        </w:rPr>
      </w:pPr>
    </w:p>
    <w:p w14:paraId="574F5659" w14:textId="091D290B" w:rsidR="00F35986" w:rsidDel="00F35986" w:rsidRDefault="0005475D" w:rsidP="00F35986">
      <w:pPr>
        <w:rPr>
          <w:del w:id="377" w:author="Phạm Hoàn Mỹ" w:date="2026-06-10T15:28:00Z" w16du:dateUtc="2026-06-10T08:28:00Z"/>
          <w:lang w:val="en-US"/>
        </w:rPr>
      </w:pPr>
      <w:del w:id="378" w:author="Phạm Hoàn Mỹ" w:date="2026-06-10T15:27:00Z" w16du:dateUtc="2026-06-10T08:27:00Z">
        <w:r w:rsidRPr="00A5343C" w:rsidDel="00F35986">
          <w:rPr>
            <w:lang w:val="en-US"/>
          </w:rPr>
          <w:delText>Chủ đề cấp độ 4</w:delText>
        </w:r>
      </w:del>
      <w:bookmarkEnd w:id="296"/>
    </w:p>
    <w:p w14:paraId="0117415D" w14:textId="69D6ACB0" w:rsidR="00F35986" w:rsidRPr="00F35986" w:rsidDel="00F331EC" w:rsidRDefault="00F35986">
      <w:pPr>
        <w:rPr>
          <w:del w:id="379" w:author="Phạm Hoàn Mỹ" w:date="2026-06-10T16:09:00Z" w16du:dateUtc="2026-06-10T09:09:00Z"/>
          <w:lang w:val="en-US"/>
        </w:rPr>
        <w:pPrChange w:id="380" w:author="Phạm Hoàn Mỹ" w:date="2026-06-10T15:32:00Z" w16du:dateUtc="2026-06-10T08:32:00Z">
          <w:pPr>
            <w:pStyle w:val="Caption"/>
          </w:pPr>
        </w:pPrChange>
      </w:pPr>
    </w:p>
    <w:p w14:paraId="7E9D1C1C" w14:textId="1C7A41D9" w:rsidR="002B6D31" w:rsidRPr="00A5343C" w:rsidRDefault="002B6D31">
      <w:pPr>
        <w:pStyle w:val="Caption"/>
        <w:jc w:val="left"/>
        <w:rPr>
          <w:rFonts w:cs="Times New Roman"/>
          <w:lang w:val="en-US"/>
        </w:rPr>
        <w:pPrChange w:id="381" w:author="Phạm Hoàn Mỹ" w:date="2026-06-10T16:17:00Z" w16du:dateUtc="2026-06-10T09:17:00Z">
          <w:pPr>
            <w:pStyle w:val="Caption"/>
          </w:pPr>
        </w:pPrChange>
      </w:pPr>
      <w:bookmarkStart w:id="382" w:name="_Toc367742568"/>
      <w:del w:id="383" w:author="Phạm Hoàn Mỹ" w:date="2026-06-10T16:17:00Z" w16du:dateUtc="2026-06-10T09:17:00Z">
        <w:r w:rsidRPr="00A5343C" w:rsidDel="00F331EC">
          <w:rPr>
            <w:rFonts w:cs="Times New Roman"/>
          </w:rPr>
          <w:delText xml:space="preserve">Bảng </w:delText>
        </w:r>
        <w:r w:rsidR="001C4790" w:rsidRPr="00A5343C" w:rsidDel="00F331EC">
          <w:rPr>
            <w:rFonts w:cs="Times New Roman"/>
          </w:rPr>
          <w:fldChar w:fldCharType="begin"/>
        </w:r>
        <w:r w:rsidR="00B9258D" w:rsidRPr="00A5343C" w:rsidDel="00F331EC">
          <w:rPr>
            <w:rFonts w:cs="Times New Roman"/>
          </w:rPr>
          <w:delInstrText xml:space="preserve"> STYLEREF 1 \s </w:delInstrText>
        </w:r>
        <w:r w:rsidR="001C4790" w:rsidRPr="00A5343C" w:rsidDel="00F331EC">
          <w:rPr>
            <w:rFonts w:cs="Times New Roman"/>
          </w:rPr>
          <w:fldChar w:fldCharType="separate"/>
        </w:r>
        <w:r w:rsidR="00C747D5" w:rsidDel="00F331EC">
          <w:rPr>
            <w:rFonts w:cs="Times New Roman"/>
            <w:noProof/>
          </w:rPr>
          <w:delText>2</w:delText>
        </w:r>
        <w:r w:rsidR="001C4790" w:rsidRPr="00A5343C" w:rsidDel="00F331EC">
          <w:rPr>
            <w:rFonts w:cs="Times New Roman"/>
            <w:noProof/>
          </w:rPr>
          <w:fldChar w:fldCharType="end"/>
        </w:r>
        <w:r w:rsidRPr="00A5343C" w:rsidDel="00F331EC">
          <w:rPr>
            <w:rFonts w:cs="Times New Roman"/>
          </w:rPr>
          <w:delText>.</w:delText>
        </w:r>
        <w:r w:rsidR="001C4790" w:rsidRPr="00A5343C" w:rsidDel="00F331EC">
          <w:rPr>
            <w:rFonts w:cs="Times New Roman"/>
          </w:rPr>
          <w:fldChar w:fldCharType="begin"/>
        </w:r>
        <w:r w:rsidR="00B9258D" w:rsidRPr="00A5343C" w:rsidDel="00F331EC">
          <w:rPr>
            <w:rFonts w:cs="Times New Roman"/>
          </w:rPr>
          <w:delInstrText xml:space="preserve"> SEQ Bảng \* ARABIC \s 1 </w:delInstrText>
        </w:r>
        <w:r w:rsidR="001C4790" w:rsidRPr="00A5343C" w:rsidDel="00F331EC">
          <w:rPr>
            <w:rFonts w:cs="Times New Roman"/>
          </w:rPr>
          <w:fldChar w:fldCharType="separate"/>
        </w:r>
        <w:r w:rsidR="00C747D5" w:rsidDel="00F331EC">
          <w:rPr>
            <w:rFonts w:cs="Times New Roman"/>
            <w:noProof/>
          </w:rPr>
          <w:delText>1</w:delText>
        </w:r>
        <w:r w:rsidR="001C4790" w:rsidRPr="00A5343C" w:rsidDel="00F331EC">
          <w:rPr>
            <w:rFonts w:cs="Times New Roman"/>
            <w:noProof/>
          </w:rPr>
          <w:fldChar w:fldCharType="end"/>
        </w:r>
        <w:r w:rsidRPr="00A5343C" w:rsidDel="00F331EC">
          <w:rPr>
            <w:rFonts w:cs="Times New Roman"/>
            <w:lang w:val="en-US"/>
          </w:rPr>
          <w:delText>: Tên bảng 1</w:delText>
        </w:r>
      </w:del>
      <w:bookmarkEnd w:id="382"/>
    </w:p>
    <w:p w14:paraId="6C4C596D" w14:textId="77777777" w:rsidR="0005475D" w:rsidRPr="00A5343C" w:rsidRDefault="0005475D" w:rsidP="0005475D">
      <w:pPr>
        <w:pStyle w:val="Heading2"/>
        <w:rPr>
          <w:rFonts w:cs="Times New Roman"/>
          <w:lang w:val="en-US"/>
        </w:rPr>
      </w:pPr>
      <w:bookmarkStart w:id="384" w:name="_Toc367742505"/>
      <w:r w:rsidRPr="00A5343C">
        <w:rPr>
          <w:rFonts w:cs="Times New Roman"/>
          <w:lang w:val="en-US"/>
        </w:rPr>
        <w:t>Chủ đề cấp độ 2</w:t>
      </w:r>
      <w:bookmarkEnd w:id="384"/>
    </w:p>
    <w:p w14:paraId="480FA328" w14:textId="77777777" w:rsidR="0005475D" w:rsidRPr="00A5343C" w:rsidRDefault="0005475D" w:rsidP="0005475D">
      <w:pPr>
        <w:pStyle w:val="Heading3"/>
        <w:rPr>
          <w:rFonts w:cs="Times New Roman"/>
          <w:lang w:val="en-US"/>
        </w:rPr>
      </w:pPr>
      <w:bookmarkStart w:id="385" w:name="_Toc367742506"/>
      <w:r w:rsidRPr="00A5343C">
        <w:rPr>
          <w:rFonts w:cs="Times New Roman"/>
          <w:lang w:val="en-US"/>
        </w:rPr>
        <w:t>Chủ đề cấp độ 3</w:t>
      </w:r>
      <w:bookmarkEnd w:id="385"/>
    </w:p>
    <w:p w14:paraId="1AF3196A" w14:textId="77777777" w:rsidR="007F4B40" w:rsidRPr="00A5343C" w:rsidRDefault="007F4B40" w:rsidP="007F4B40">
      <w:pPr>
        <w:rPr>
          <w:rFonts w:cs="Times New Roman"/>
          <w:szCs w:val="26"/>
          <w:lang w:val="en-US"/>
        </w:rPr>
      </w:pPr>
    </w:p>
    <w:p w14:paraId="7B22AFDA" w14:textId="77777777" w:rsidR="007F4B40" w:rsidRPr="00A5343C" w:rsidRDefault="007F4B40" w:rsidP="007F4B40">
      <w:pPr>
        <w:rPr>
          <w:rFonts w:cs="Times New Roman"/>
          <w:szCs w:val="26"/>
          <w:lang w:val="en-US"/>
        </w:rPr>
      </w:pPr>
    </w:p>
    <w:p w14:paraId="7CC12ECF" w14:textId="77777777" w:rsidR="00FB5442" w:rsidRPr="00A5343C" w:rsidRDefault="00FB5442" w:rsidP="007F4B40">
      <w:pPr>
        <w:rPr>
          <w:rFonts w:cs="Times New Roman"/>
          <w:szCs w:val="26"/>
          <w:lang w:val="en-US"/>
        </w:rPr>
        <w:sectPr w:rsidR="00FB5442" w:rsidRPr="00A5343C" w:rsidSect="007F4B40">
          <w:pgSz w:w="11906" w:h="16838"/>
          <w:pgMar w:top="1701" w:right="1134" w:bottom="1985" w:left="1985" w:header="708" w:footer="708" w:gutter="0"/>
          <w:cols w:space="708"/>
          <w:docGrid w:linePitch="360"/>
        </w:sectPr>
      </w:pPr>
    </w:p>
    <w:p w14:paraId="1A2DBBB4" w14:textId="56356C56" w:rsidR="00FB5442" w:rsidRDefault="002C6CFF" w:rsidP="00FB5442">
      <w:pPr>
        <w:pStyle w:val="Heading1"/>
        <w:rPr>
          <w:ins w:id="386" w:author="Phạm Hoàn Mỹ" w:date="2026-06-11T00:51:00Z" w16du:dateUtc="2026-06-10T17:51:00Z"/>
        </w:rPr>
      </w:pPr>
      <w:bookmarkStart w:id="387" w:name="_Toc367742507"/>
      <w:ins w:id="388" w:author="Phạm Hoàn Mỹ" w:date="2026-06-11T00:51:00Z" w16du:dateUtc="2026-06-10T17:51:00Z">
        <w:r>
          <w:lastRenderedPageBreak/>
          <w:t>PHÂN TÍCH VÀ THIẾT KẾ HỆ THỐNG</w:t>
        </w:r>
      </w:ins>
      <w:del w:id="389" w:author="Phạm Hoàn Mỹ" w:date="2026-06-11T00:51:00Z" w16du:dateUtc="2026-06-10T17:51:00Z">
        <w:r w:rsidR="00FB5442" w:rsidRPr="00A5343C" w:rsidDel="002C6CFF">
          <w:delText>TÊN CHƯƠNG 3</w:delText>
        </w:r>
      </w:del>
      <w:bookmarkEnd w:id="387"/>
    </w:p>
    <w:p w14:paraId="12E0B84A" w14:textId="44FF0BB1" w:rsidR="002C6CFF" w:rsidRPr="002C6CFF" w:rsidRDefault="002C6CFF">
      <w:pPr>
        <w:pStyle w:val="Heading2"/>
        <w:rPr>
          <w:ins w:id="390" w:author="Phạm Hoàn Mỹ" w:date="2026-06-11T00:52:00Z" w16du:dateUtc="2026-06-10T17:52:00Z"/>
          <w:lang w:val="en-US"/>
        </w:rPr>
        <w:pPrChange w:id="391" w:author="Phạm Hoàn Mỹ" w:date="2026-06-11T00:55:00Z" w16du:dateUtc="2026-06-10T17:55:00Z">
          <w:pPr/>
        </w:pPrChange>
      </w:pPr>
      <w:ins w:id="392" w:author="Phạm Hoàn Mỹ" w:date="2026-06-11T00:52:00Z" w16du:dateUtc="2026-06-10T17:52:00Z">
        <w:r w:rsidRPr="002C6CFF">
          <w:rPr>
            <w:lang w:val="en-US"/>
          </w:rPr>
          <w:t xml:space="preserve"> Phân tích chức năng hệ thống (Use-case)</w:t>
        </w:r>
      </w:ins>
    </w:p>
    <w:p w14:paraId="520AAA9A" w14:textId="77777777" w:rsidR="002C6CFF" w:rsidRPr="002C6CFF" w:rsidRDefault="002C6CFF" w:rsidP="0070411A">
      <w:pPr>
        <w:jc w:val="both"/>
        <w:rPr>
          <w:ins w:id="393" w:author="Phạm Hoàn Mỹ" w:date="2026-06-11T00:52:00Z" w16du:dateUtc="2026-06-10T17:52:00Z"/>
          <w:lang w:val="en-US"/>
        </w:rPr>
        <w:pPrChange w:id="394" w:author="Phạm Hoàn Mỹ" w:date="2026-06-11T01:43:00Z" w16du:dateUtc="2026-06-10T18:43:00Z">
          <w:pPr/>
        </w:pPrChange>
      </w:pPr>
      <w:ins w:id="395" w:author="Phạm Hoàn Mỹ" w:date="2026-06-11T00:52:00Z" w16du:dateUtc="2026-06-10T17:52:00Z">
        <w:r w:rsidRPr="002C6CFF">
          <w:rPr>
            <w:lang w:val="en-US"/>
          </w:rPr>
          <w:t xml:space="preserve">Hệ thống Mosco được thiết kế để phục vụ hai tác nhân chính: Khách vãng lai (Guest) và Người chơi (User). </w:t>
        </w:r>
      </w:ins>
    </w:p>
    <w:p w14:paraId="7E3FA6DD" w14:textId="77777777" w:rsidR="002C6CFF" w:rsidRPr="002C6CFF" w:rsidRDefault="002C6CFF" w:rsidP="002C6CFF">
      <w:pPr>
        <w:rPr>
          <w:ins w:id="396" w:author="Phạm Hoàn Mỹ" w:date="2026-06-11T00:52:00Z" w16du:dateUtc="2026-06-10T17:52:00Z"/>
          <w:vanish/>
          <w:lang w:val="en-US"/>
          <w:rPrChange w:id="397" w:author="Phạm Hoàn Mỹ" w:date="2026-06-11T00:53:00Z" w16du:dateUtc="2026-06-10T17:53:00Z">
            <w:rPr>
              <w:ins w:id="398" w:author="Phạm Hoàn Mỹ" w:date="2026-06-11T00:52:00Z" w16du:dateUtc="2026-06-10T17:52:00Z"/>
              <w:lang w:val="en-US"/>
            </w:rPr>
          </w:rPrChange>
        </w:rPr>
      </w:pPr>
    </w:p>
    <w:p w14:paraId="6AF17314" w14:textId="29C12627" w:rsidR="002C6CFF" w:rsidRPr="002C6CFF" w:rsidRDefault="002C6CFF">
      <w:pPr>
        <w:pStyle w:val="Heading3"/>
        <w:rPr>
          <w:ins w:id="399" w:author="Phạm Hoàn Mỹ" w:date="2026-06-11T00:52:00Z" w16du:dateUtc="2026-06-10T17:52:00Z"/>
          <w:lang w:val="en-US"/>
        </w:rPr>
        <w:pPrChange w:id="400" w:author="Phạm Hoàn Mỹ" w:date="2026-06-11T00:55:00Z" w16du:dateUtc="2026-06-10T17:55:00Z">
          <w:pPr/>
        </w:pPrChange>
      </w:pPr>
      <w:ins w:id="401" w:author="Phạm Hoàn Mỹ" w:date="2026-06-11T00:52:00Z" w16du:dateUtc="2026-06-10T17:52:00Z">
        <w:r w:rsidRPr="002C6CFF">
          <w:rPr>
            <w:lang w:val="en-US"/>
          </w:rPr>
          <w:t xml:space="preserve"> Sơ đồ Use-case tổng quát</w:t>
        </w:r>
      </w:ins>
    </w:p>
    <w:p w14:paraId="4BD8BDC7" w14:textId="77777777" w:rsidR="002C6CFF" w:rsidRPr="002C6CFF" w:rsidRDefault="002C6CFF" w:rsidP="002C6CFF">
      <w:pPr>
        <w:rPr>
          <w:ins w:id="402" w:author="Phạm Hoàn Mỹ" w:date="2026-06-11T00:52:00Z" w16du:dateUtc="2026-06-10T17:52:00Z"/>
          <w:lang w:val="en-US"/>
        </w:rPr>
      </w:pPr>
    </w:p>
    <w:p w14:paraId="54F54A57" w14:textId="7DF221E9" w:rsidR="002C6CFF" w:rsidRPr="002C6CFF" w:rsidRDefault="002C6CFF" w:rsidP="002C6CFF">
      <w:pPr>
        <w:rPr>
          <w:ins w:id="403" w:author="Phạm Hoàn Mỹ" w:date="2026-06-11T00:52:00Z" w16du:dateUtc="2026-06-10T17:52:00Z"/>
          <w:lang w:val="en-US"/>
        </w:rPr>
      </w:pPr>
      <w:ins w:id="404" w:author="Phạm Hoàn Mỹ" w:date="2026-06-11T00:52:00Z" w16du:dateUtc="2026-06-10T17:52:00Z">
        <w:r w:rsidRPr="002C6CFF">
          <w:rPr>
            <w:lang w:val="en-US"/>
          </w:rPr>
          <w:t>[CHÈN HÌNH 3.1: Sơ đồ Use-case tổng quát (Dùng mã PlantUML tổng quát để tạo ảnh)]</w:t>
        </w:r>
      </w:ins>
    </w:p>
    <w:p w14:paraId="5110EE50" w14:textId="708B0FDC" w:rsidR="002C6CFF" w:rsidRPr="002C6CFF" w:rsidRDefault="002C6CFF" w:rsidP="002C6CFF">
      <w:pPr>
        <w:rPr>
          <w:ins w:id="405" w:author="Phạm Hoàn Mỹ" w:date="2026-06-11T00:52:00Z" w16du:dateUtc="2026-06-10T17:52:00Z"/>
          <w:lang w:val="en-US"/>
        </w:rPr>
      </w:pPr>
      <w:ins w:id="406" w:author="Phạm Hoàn Mỹ" w:date="2026-06-11T00:52:00Z" w16du:dateUtc="2026-06-10T17:52:00Z">
        <w:r w:rsidRPr="002C6CFF">
          <w:rPr>
            <w:lang w:val="en-US"/>
          </w:rPr>
          <w:t>Ghi chú cho hình: Hình 3.1: Sơ đồ Use-case tổng quát của hệ thống Mosco</w:t>
        </w:r>
      </w:ins>
    </w:p>
    <w:p w14:paraId="5CA65852" w14:textId="14E2829C" w:rsidR="002C6CFF" w:rsidRPr="002C6CFF" w:rsidRDefault="002C6CFF">
      <w:pPr>
        <w:ind w:left="227" w:firstLine="493"/>
        <w:jc w:val="both"/>
        <w:rPr>
          <w:ins w:id="407" w:author="Phạm Hoàn Mỹ" w:date="2026-06-11T00:52:00Z" w16du:dateUtc="2026-06-10T17:52:00Z"/>
          <w:lang w:val="en-US"/>
        </w:rPr>
        <w:pPrChange w:id="408" w:author="Phạm Hoàn Mỹ" w:date="2026-06-11T01:44:00Z" w16du:dateUtc="2026-06-10T18:44:00Z">
          <w:pPr/>
        </w:pPrChange>
      </w:pPr>
      <w:ins w:id="409" w:author="Phạm Hoàn Mỹ" w:date="2026-06-11T00:52:00Z" w16du:dateUtc="2026-06-10T17:52:00Z">
        <w:r w:rsidRPr="002C6CFF">
          <w:rPr>
            <w:lang w:val="en-US"/>
          </w:rPr>
          <w:t>Hệ thống bao gồm các nhóm chức năng lớn: Xác thực, Quản lý tài khoản, Gameplay (Kho đồ, Gacha, Nâng cấp) và Tương tác xã hội.</w:t>
        </w:r>
      </w:ins>
    </w:p>
    <w:p w14:paraId="63F1E252" w14:textId="7725D5D6" w:rsidR="002C6CFF" w:rsidRPr="002C6CFF" w:rsidRDefault="002C6CFF">
      <w:pPr>
        <w:pStyle w:val="Heading3"/>
        <w:rPr>
          <w:ins w:id="410" w:author="Phạm Hoàn Mỹ" w:date="2026-06-11T00:52:00Z" w16du:dateUtc="2026-06-10T17:52:00Z"/>
          <w:lang w:val="en-US"/>
        </w:rPr>
        <w:pPrChange w:id="411" w:author="Phạm Hoàn Mỹ" w:date="2026-06-11T00:56:00Z" w16du:dateUtc="2026-06-10T17:56:00Z">
          <w:pPr/>
        </w:pPrChange>
      </w:pPr>
      <w:ins w:id="412" w:author="Phạm Hoàn Mỹ" w:date="2026-06-11T00:52:00Z" w16du:dateUtc="2026-06-10T17:52:00Z">
        <w:r w:rsidRPr="002C6CFF">
          <w:rPr>
            <w:lang w:val="en-US"/>
          </w:rPr>
          <w:t xml:space="preserve"> Phân rã nhóm tính năng Tài khoản (Auth &amp; Profile)</w:t>
        </w:r>
      </w:ins>
    </w:p>
    <w:p w14:paraId="51846258" w14:textId="75A620D9" w:rsidR="002C6CFF" w:rsidRPr="002C6CFF" w:rsidRDefault="002C6CFF" w:rsidP="002C6CFF">
      <w:pPr>
        <w:rPr>
          <w:ins w:id="413" w:author="Phạm Hoàn Mỹ" w:date="2026-06-11T00:52:00Z" w16du:dateUtc="2026-06-10T17:52:00Z"/>
          <w:lang w:val="en-US"/>
        </w:rPr>
      </w:pPr>
      <w:ins w:id="414" w:author="Phạm Hoàn Mỹ" w:date="2026-06-11T00:52:00Z" w16du:dateUtc="2026-06-10T17:52:00Z">
        <w:r w:rsidRPr="002C6CFF">
          <w:rPr>
            <w:lang w:val="en-US"/>
          </w:rPr>
          <w:t>[CHÈN HÌNH 3.2: Sơ đồ Use-case phân hệ Tài khoản]</w:t>
        </w:r>
      </w:ins>
    </w:p>
    <w:p w14:paraId="2B0E7BB6" w14:textId="1B0A32C4" w:rsidR="002C6CFF" w:rsidRPr="002C6CFF" w:rsidRDefault="002C6CFF" w:rsidP="002C6CFF">
      <w:pPr>
        <w:rPr>
          <w:ins w:id="415" w:author="Phạm Hoàn Mỹ" w:date="2026-06-11T00:52:00Z" w16du:dateUtc="2026-06-10T17:52:00Z"/>
          <w:lang w:val="en-US"/>
        </w:rPr>
      </w:pPr>
      <w:ins w:id="416" w:author="Phạm Hoàn Mỹ" w:date="2026-06-11T00:52:00Z" w16du:dateUtc="2026-06-10T17:52:00Z">
        <w:r w:rsidRPr="002C6CFF">
          <w:rPr>
            <w:lang w:val="en-US"/>
          </w:rPr>
          <w:t>Ghi chú cho hình: Hình 3.2: Sơ đồ Use-case phân hệ Tài khoản</w:t>
        </w:r>
      </w:ins>
    </w:p>
    <w:p w14:paraId="2E92A0F3" w14:textId="3DEDB9BC" w:rsidR="002C6CFF" w:rsidRPr="002C6CFF" w:rsidRDefault="002C6CFF">
      <w:pPr>
        <w:ind w:left="227" w:firstLine="493"/>
        <w:jc w:val="both"/>
        <w:rPr>
          <w:ins w:id="417" w:author="Phạm Hoàn Mỹ" w:date="2026-06-11T00:52:00Z" w16du:dateUtc="2026-06-10T17:52:00Z"/>
          <w:lang w:val="en-US"/>
        </w:rPr>
        <w:pPrChange w:id="418" w:author="Phạm Hoàn Mỹ" w:date="2026-06-11T01:44:00Z" w16du:dateUtc="2026-06-10T18:44:00Z">
          <w:pPr/>
        </w:pPrChange>
      </w:pPr>
      <w:ins w:id="419" w:author="Phạm Hoàn Mỹ" w:date="2026-06-11T00:52:00Z" w16du:dateUtc="2026-06-10T17:52:00Z">
        <w:r w:rsidRPr="002C6CFF">
          <w:rPr>
            <w:lang w:val="en-US"/>
          </w:rPr>
          <w:t>Phân hệ tài khoản chịu trách nhiệm quản lý định danh người chơi, hỗ trợ đăng nhập đa nền tảng và đồng bộ hóa siêu tốc khối lượng dữ liệu khổng lồ thông qua cơ chế kéo Manifest. Cho phép người dùng tùy chỉnh avatar thông minh bằng thuật toán nhận diện khuôn mặt.</w:t>
        </w:r>
      </w:ins>
    </w:p>
    <w:p w14:paraId="7A2CA8A6" w14:textId="4A48836A" w:rsidR="002C6CFF" w:rsidRPr="002C6CFF" w:rsidRDefault="002C6CFF">
      <w:pPr>
        <w:pStyle w:val="Heading3"/>
        <w:rPr>
          <w:ins w:id="420" w:author="Phạm Hoàn Mỹ" w:date="2026-06-11T00:52:00Z" w16du:dateUtc="2026-06-10T17:52:00Z"/>
          <w:lang w:val="en-US"/>
        </w:rPr>
        <w:pPrChange w:id="421" w:author="Phạm Hoàn Mỹ" w:date="2026-06-11T00:56:00Z" w16du:dateUtc="2026-06-10T17:56:00Z">
          <w:pPr/>
        </w:pPrChange>
      </w:pPr>
      <w:ins w:id="422" w:author="Phạm Hoàn Mỹ" w:date="2026-06-11T00:52:00Z" w16du:dateUtc="2026-06-10T17:52:00Z">
        <w:r w:rsidRPr="002C6CFF">
          <w:rPr>
            <w:lang w:val="en-US"/>
          </w:rPr>
          <w:t xml:space="preserve"> Phân rã nhóm tính năng Gameplay (Core Logic)</w:t>
        </w:r>
      </w:ins>
    </w:p>
    <w:p w14:paraId="1E4EE6F0" w14:textId="78D3D579" w:rsidR="002C6CFF" w:rsidRPr="002C6CFF" w:rsidRDefault="002C6CFF" w:rsidP="002C6CFF">
      <w:pPr>
        <w:rPr>
          <w:ins w:id="423" w:author="Phạm Hoàn Mỹ" w:date="2026-06-11T00:52:00Z" w16du:dateUtc="2026-06-10T17:52:00Z"/>
          <w:lang w:val="en-US"/>
        </w:rPr>
      </w:pPr>
      <w:ins w:id="424" w:author="Phạm Hoàn Mỹ" w:date="2026-06-11T00:52:00Z" w16du:dateUtc="2026-06-10T17:52:00Z">
        <w:r w:rsidRPr="002C6CFF">
          <w:rPr>
            <w:lang w:val="en-US"/>
          </w:rPr>
          <w:t>[CHÈN HÌNH 3.3: Sơ đồ Use-case phân hệ Gameplay]</w:t>
        </w:r>
      </w:ins>
    </w:p>
    <w:p w14:paraId="53FE37C3" w14:textId="41A49F81" w:rsidR="002C6CFF" w:rsidRPr="002C6CFF" w:rsidRDefault="002C6CFF" w:rsidP="002C6CFF">
      <w:pPr>
        <w:rPr>
          <w:ins w:id="425" w:author="Phạm Hoàn Mỹ" w:date="2026-06-11T00:52:00Z" w16du:dateUtc="2026-06-10T17:52:00Z"/>
          <w:lang w:val="en-US"/>
        </w:rPr>
      </w:pPr>
      <w:ins w:id="426" w:author="Phạm Hoàn Mỹ" w:date="2026-06-11T00:52:00Z" w16du:dateUtc="2026-06-10T17:52:00Z">
        <w:r w:rsidRPr="002C6CFF">
          <w:rPr>
            <w:lang w:val="en-US"/>
          </w:rPr>
          <w:t>Ghi chú cho hình: Hình 3.3: Sơ đồ Use-case phân hệ Gameplay</w:t>
        </w:r>
      </w:ins>
    </w:p>
    <w:p w14:paraId="5AAE24FB" w14:textId="77777777" w:rsidR="002C6CFF" w:rsidRPr="002C6CFF" w:rsidRDefault="002C6CFF" w:rsidP="002C6CFF">
      <w:pPr>
        <w:rPr>
          <w:ins w:id="427" w:author="Phạm Hoàn Mỹ" w:date="2026-06-11T00:52:00Z" w16du:dateUtc="2026-06-10T17:52:00Z"/>
          <w:lang w:val="en-US"/>
        </w:rPr>
      </w:pPr>
    </w:p>
    <w:p w14:paraId="1AF3647D" w14:textId="545DCA7C" w:rsidR="002C6CFF" w:rsidRPr="002C6CFF" w:rsidRDefault="002C6CFF">
      <w:pPr>
        <w:ind w:left="227" w:firstLine="493"/>
        <w:jc w:val="both"/>
        <w:rPr>
          <w:ins w:id="428" w:author="Phạm Hoàn Mỹ" w:date="2026-06-11T00:52:00Z" w16du:dateUtc="2026-06-10T17:52:00Z"/>
          <w:lang w:val="en-US"/>
        </w:rPr>
        <w:pPrChange w:id="429" w:author="Phạm Hoàn Mỹ" w:date="2026-06-11T01:44:00Z" w16du:dateUtc="2026-06-10T18:44:00Z">
          <w:pPr/>
        </w:pPrChange>
      </w:pPr>
      <w:ins w:id="430" w:author="Phạm Hoàn Mỹ" w:date="2026-06-11T00:52:00Z" w16du:dateUtc="2026-06-10T17:52:00Z">
        <w:r w:rsidRPr="002C6CFF">
          <w:rPr>
            <w:lang w:val="en-US"/>
          </w:rPr>
          <w:t xml:space="preserve">Đây là tính năng cốt lõi của ứng dụng, cho phép người dùng dùng tài nguyên để rút thẻ ngẫu nhiên, hoặc dùng các thẻ phụ làm phôi để nâng cấp thẻ chính </w:t>
        </w:r>
        <w:r w:rsidRPr="002C6CFF">
          <w:rPr>
            <w:lang w:val="en-US"/>
          </w:rPr>
          <w:lastRenderedPageBreak/>
          <w:t>nhằm gia tăng chỉ số sức mạnh (OVR). Mọi hoạt động nâng cấp đều được đảm bảo nguyên vẹn nhờ cơ chế khóa giao dịch.</w:t>
        </w:r>
      </w:ins>
    </w:p>
    <w:p w14:paraId="1A141F83" w14:textId="43194DDA" w:rsidR="002C6CFF" w:rsidRPr="002C6CFF" w:rsidRDefault="002C6CFF">
      <w:pPr>
        <w:pStyle w:val="Heading3"/>
        <w:rPr>
          <w:ins w:id="431" w:author="Phạm Hoàn Mỹ" w:date="2026-06-11T00:52:00Z" w16du:dateUtc="2026-06-10T17:52:00Z"/>
          <w:lang w:val="en-US"/>
        </w:rPr>
        <w:pPrChange w:id="432" w:author="Phạm Hoàn Mỹ" w:date="2026-06-11T00:56:00Z" w16du:dateUtc="2026-06-10T17:56:00Z">
          <w:pPr/>
        </w:pPrChange>
      </w:pPr>
      <w:ins w:id="433" w:author="Phạm Hoàn Mỹ" w:date="2026-06-11T00:52:00Z" w16du:dateUtc="2026-06-10T17:52:00Z">
        <w:r w:rsidRPr="002C6CFF">
          <w:rPr>
            <w:lang w:val="en-US"/>
          </w:rPr>
          <w:t xml:space="preserve"> Phân rã nhóm tính năng Xã hội (Social &amp; Chat)</w:t>
        </w:r>
      </w:ins>
    </w:p>
    <w:p w14:paraId="1109AEFF" w14:textId="74775CC6" w:rsidR="002C6CFF" w:rsidRPr="002C6CFF" w:rsidRDefault="002C6CFF" w:rsidP="002C6CFF">
      <w:pPr>
        <w:rPr>
          <w:ins w:id="434" w:author="Phạm Hoàn Mỹ" w:date="2026-06-11T00:52:00Z" w16du:dateUtc="2026-06-10T17:52:00Z"/>
          <w:lang w:val="en-US"/>
        </w:rPr>
      </w:pPr>
      <w:ins w:id="435" w:author="Phạm Hoàn Mỹ" w:date="2026-06-11T00:52:00Z" w16du:dateUtc="2026-06-10T17:52:00Z">
        <w:r w:rsidRPr="002C6CFF">
          <w:rPr>
            <w:lang w:val="en-US"/>
          </w:rPr>
          <w:t>[CHÈN HÌNH 3.4: Sơ đồ Use-case phân hệ Xã hội]</w:t>
        </w:r>
      </w:ins>
    </w:p>
    <w:p w14:paraId="3B8B2E46" w14:textId="04F13457" w:rsidR="002C6CFF" w:rsidRPr="002C6CFF" w:rsidRDefault="002C6CFF" w:rsidP="002C6CFF">
      <w:pPr>
        <w:rPr>
          <w:ins w:id="436" w:author="Phạm Hoàn Mỹ" w:date="2026-06-11T00:52:00Z" w16du:dateUtc="2026-06-10T17:52:00Z"/>
          <w:lang w:val="en-US"/>
        </w:rPr>
      </w:pPr>
      <w:ins w:id="437" w:author="Phạm Hoàn Mỹ" w:date="2026-06-11T00:52:00Z" w16du:dateUtc="2026-06-10T17:52:00Z">
        <w:r w:rsidRPr="002C6CFF">
          <w:rPr>
            <w:lang w:val="en-US"/>
          </w:rPr>
          <w:t>Ghi chú cho hình: Hình 3.4: Sơ đồ Use-case phân hệ Xã hội</w:t>
        </w:r>
      </w:ins>
    </w:p>
    <w:p w14:paraId="657B11C3" w14:textId="77777777" w:rsidR="002C6CFF" w:rsidRPr="002C6CFF" w:rsidRDefault="002C6CFF" w:rsidP="002C6CFF">
      <w:pPr>
        <w:rPr>
          <w:ins w:id="438" w:author="Phạm Hoàn Mỹ" w:date="2026-06-11T00:52:00Z" w16du:dateUtc="2026-06-10T17:52:00Z"/>
          <w:lang w:val="en-US"/>
        </w:rPr>
      </w:pPr>
    </w:p>
    <w:p w14:paraId="3D6559FB" w14:textId="77777777" w:rsidR="002C6CFF" w:rsidRPr="002C6CFF" w:rsidRDefault="002C6CFF">
      <w:pPr>
        <w:ind w:firstLine="567"/>
        <w:jc w:val="both"/>
        <w:rPr>
          <w:ins w:id="439" w:author="Phạm Hoàn Mỹ" w:date="2026-06-11T00:52:00Z" w16du:dateUtc="2026-06-10T17:52:00Z"/>
          <w:lang w:val="en-US"/>
        </w:rPr>
        <w:pPrChange w:id="440" w:author="Phạm Hoàn Mỹ" w:date="2026-06-11T01:45:00Z" w16du:dateUtc="2026-06-10T18:45:00Z">
          <w:pPr/>
        </w:pPrChange>
      </w:pPr>
      <w:ins w:id="441" w:author="Phạm Hoàn Mỹ" w:date="2026-06-11T00:52:00Z" w16du:dateUtc="2026-06-10T17:52:00Z">
        <w:r w:rsidRPr="002C6CFF">
          <w:rPr>
            <w:lang w:val="en-US"/>
          </w:rPr>
          <w:t>Phân hệ Xã hội hỗ trợ người chơi tương tác với nhau thông qua cơ chế kết đôi (Couple Streak), nhắn tin thời gian thực dựa trên giao thức WebSocket và gửi tặng vật phẩm trực tiếp.</w:t>
        </w:r>
      </w:ins>
    </w:p>
    <w:p w14:paraId="7439BA7D" w14:textId="77777777" w:rsidR="002C6CFF" w:rsidRPr="002C6CFF" w:rsidRDefault="002C6CFF" w:rsidP="002C6CFF">
      <w:pPr>
        <w:rPr>
          <w:ins w:id="442" w:author="Phạm Hoàn Mỹ" w:date="2026-06-11T00:52:00Z" w16du:dateUtc="2026-06-10T17:52:00Z"/>
          <w:lang w:val="en-US"/>
        </w:rPr>
      </w:pPr>
    </w:p>
    <w:p w14:paraId="65B4321D" w14:textId="07D75131" w:rsidR="002C6CFF" w:rsidRPr="002C6CFF" w:rsidRDefault="002C6CFF">
      <w:pPr>
        <w:pStyle w:val="Heading2"/>
        <w:rPr>
          <w:ins w:id="443" w:author="Phạm Hoàn Mỹ" w:date="2026-06-11T00:52:00Z" w16du:dateUtc="2026-06-10T17:52:00Z"/>
          <w:lang w:val="en-US"/>
        </w:rPr>
        <w:pPrChange w:id="444" w:author="Phạm Hoàn Mỹ" w:date="2026-06-11T00:56:00Z" w16du:dateUtc="2026-06-10T17:56:00Z">
          <w:pPr/>
        </w:pPrChange>
      </w:pPr>
      <w:ins w:id="445" w:author="Phạm Hoàn Mỹ" w:date="2026-06-11T00:52:00Z" w16du:dateUtc="2026-06-10T17:52:00Z">
        <w:r w:rsidRPr="002C6CFF">
          <w:rPr>
            <w:lang w:val="en-US"/>
          </w:rPr>
          <w:t xml:space="preserve"> Thiết kế Kiến trúc Hệ thống</w:t>
        </w:r>
      </w:ins>
    </w:p>
    <w:p w14:paraId="4CF3612B" w14:textId="4A1A70E2" w:rsidR="002C6CFF" w:rsidRPr="002C6CFF" w:rsidRDefault="002C6CFF">
      <w:pPr>
        <w:ind w:firstLine="567"/>
        <w:rPr>
          <w:ins w:id="446" w:author="Phạm Hoàn Mỹ" w:date="2026-06-11T00:52:00Z" w16du:dateUtc="2026-06-10T17:52:00Z"/>
          <w:lang w:val="en-US"/>
        </w:rPr>
        <w:pPrChange w:id="447" w:author="Phạm Hoàn Mỹ" w:date="2026-06-11T01:45:00Z" w16du:dateUtc="2026-06-10T18:45:00Z">
          <w:pPr/>
        </w:pPrChange>
      </w:pPr>
      <w:ins w:id="448" w:author="Phạm Hoàn Mỹ" w:date="2026-06-11T00:52:00Z" w16du:dateUtc="2026-06-10T17:52:00Z">
        <w:r w:rsidRPr="002C6CFF">
          <w:rPr>
            <w:lang w:val="en-US"/>
          </w:rPr>
          <w:t>Dự án Mosco áp dụng mô hình kiến trúc phân lớp chuẩn hóa kết hợp cơ chế Local-First Architecture nhằm mang lại trải nghiệm độ trễ bằng không (Zero-latency UX).</w:t>
        </w:r>
      </w:ins>
    </w:p>
    <w:p w14:paraId="2FE39845" w14:textId="77777777" w:rsidR="002C6CFF" w:rsidRPr="002C6CFF" w:rsidRDefault="002C6CFF" w:rsidP="002C6CFF">
      <w:pPr>
        <w:rPr>
          <w:ins w:id="449" w:author="Phạm Hoàn Mỹ" w:date="2026-06-11T00:52:00Z" w16du:dateUtc="2026-06-10T17:52:00Z"/>
          <w:lang w:val="en-US"/>
        </w:rPr>
      </w:pPr>
    </w:p>
    <w:p w14:paraId="49556D40" w14:textId="056B9DBF" w:rsidR="002C6CFF" w:rsidRPr="002C6CFF" w:rsidRDefault="002C6CFF" w:rsidP="002C6CFF">
      <w:pPr>
        <w:rPr>
          <w:ins w:id="450" w:author="Phạm Hoàn Mỹ" w:date="2026-06-11T00:52:00Z" w16du:dateUtc="2026-06-10T17:52:00Z"/>
          <w:lang w:val="en-US"/>
        </w:rPr>
      </w:pPr>
      <w:ins w:id="451" w:author="Phạm Hoàn Mỹ" w:date="2026-06-11T00:52:00Z" w16du:dateUtc="2026-06-10T17:52:00Z">
        <w:r w:rsidRPr="002C6CFF">
          <w:rPr>
            <w:lang w:val="en-US"/>
          </w:rPr>
          <w:t>[CHÈN HÌNH 3.5: Sơ đồ kiến trúc hệ thống Client - Server]</w:t>
        </w:r>
      </w:ins>
    </w:p>
    <w:p w14:paraId="6D4D1673" w14:textId="71C9EA35" w:rsidR="002C6CFF" w:rsidRPr="002C6CFF" w:rsidRDefault="002C6CFF" w:rsidP="002C6CFF">
      <w:pPr>
        <w:rPr>
          <w:ins w:id="452" w:author="Phạm Hoàn Mỹ" w:date="2026-06-11T00:52:00Z" w16du:dateUtc="2026-06-10T17:52:00Z"/>
          <w:lang w:val="en-US"/>
        </w:rPr>
      </w:pPr>
      <w:ins w:id="453" w:author="Phạm Hoàn Mỹ" w:date="2026-06-11T00:52:00Z" w16du:dateUtc="2026-06-10T17:52:00Z">
        <w:r w:rsidRPr="002C6CFF">
          <w:rPr>
            <w:lang w:val="en-US"/>
          </w:rPr>
          <w:t>Ghi chú cho hình: Hình 3.5: Sơ đồ kiến trúc tổng thể hệ thống Mosco</w:t>
        </w:r>
      </w:ins>
    </w:p>
    <w:p w14:paraId="6F854323" w14:textId="77777777" w:rsidR="00E57AB6" w:rsidRDefault="002C6CFF" w:rsidP="00E57AB6">
      <w:pPr>
        <w:ind w:firstLine="720"/>
        <w:jc w:val="both"/>
        <w:rPr>
          <w:ins w:id="454" w:author="Phạm Hoàn Mỹ" w:date="2026-06-11T01:45:00Z" w16du:dateUtc="2026-06-10T18:45:00Z"/>
          <w:lang w:val="en-US"/>
        </w:rPr>
      </w:pPr>
      <w:ins w:id="455" w:author="Phạm Hoàn Mỹ" w:date="2026-06-11T00:52:00Z" w16du:dateUtc="2026-06-10T17:52:00Z">
        <w:r w:rsidRPr="002C6CFF">
          <w:rPr>
            <w:lang w:val="en-US"/>
          </w:rPr>
          <w:t xml:space="preserve">Phía Server (Spring Boot MVC): Tuân thủ luồng dữ liệu 1 chiều </w:t>
        </w:r>
        <w:r w:rsidRPr="002568A9">
          <w:rPr>
            <w:color w:val="E36C0A" w:themeColor="accent6" w:themeShade="BF"/>
            <w:lang w:val="en-US"/>
          </w:rPr>
          <w:t>`Controller -&gt; Service -&gt; Repository -&gt; MySQL`</w:t>
        </w:r>
        <w:r w:rsidRPr="002C6CFF">
          <w:rPr>
            <w:lang w:val="en-US"/>
          </w:rPr>
          <w:t>. Tầng Service đảm nhận trọng trách khóa giao dịch (Transaction Locking) và tính toán các luồng nghiệp vụ nhạy cảm như quay thưởng, đập thẻ để chống gian lận.</w:t>
        </w:r>
      </w:ins>
    </w:p>
    <w:p w14:paraId="2DB7F761" w14:textId="7DE90582" w:rsidR="002C6CFF" w:rsidRPr="002C6CFF" w:rsidRDefault="002C6CFF">
      <w:pPr>
        <w:ind w:firstLine="720"/>
        <w:jc w:val="both"/>
        <w:rPr>
          <w:ins w:id="456" w:author="Phạm Hoàn Mỹ" w:date="2026-06-11T00:52:00Z" w16du:dateUtc="2026-06-10T17:52:00Z"/>
          <w:lang w:val="en-US"/>
        </w:rPr>
        <w:pPrChange w:id="457" w:author="Phạm Hoàn Mỹ" w:date="2026-06-11T01:45:00Z" w16du:dateUtc="2026-06-10T18:45:00Z">
          <w:pPr/>
        </w:pPrChange>
      </w:pPr>
      <w:ins w:id="458" w:author="Phạm Hoàn Mỹ" w:date="2026-06-11T00:52:00Z" w16du:dateUtc="2026-06-10T17:52:00Z">
        <w:r w:rsidRPr="002C6CFF">
          <w:rPr>
            <w:lang w:val="en-US"/>
          </w:rPr>
          <w:t>Phía Client (Android MVVM): Áp dụng kiến trúc Repository Pattern. Dữ liệu khi cần hiển thị sẽ ưu tiên được truy xuất lập tức từ cơ sở dữ liệu cục bộ (Room SQLite). Song song đó, hệ thống gọi API nền để kéo dữ liệu mới từ Server và ghi đè cập nhật lại Room DB.</w:t>
        </w:r>
      </w:ins>
    </w:p>
    <w:p w14:paraId="059A0641" w14:textId="77777777" w:rsidR="002C6CFF" w:rsidRPr="002C6CFF" w:rsidRDefault="002C6CFF" w:rsidP="002C6CFF">
      <w:pPr>
        <w:rPr>
          <w:ins w:id="459" w:author="Phạm Hoàn Mỹ" w:date="2026-06-11T00:52:00Z" w16du:dateUtc="2026-06-10T17:52:00Z"/>
          <w:lang w:val="en-US"/>
        </w:rPr>
      </w:pPr>
    </w:p>
    <w:p w14:paraId="00EEA011" w14:textId="02572327" w:rsidR="002C6CFF" w:rsidRPr="002C6CFF" w:rsidRDefault="002C6CFF">
      <w:pPr>
        <w:pStyle w:val="Heading2"/>
        <w:rPr>
          <w:ins w:id="460" w:author="Phạm Hoàn Mỹ" w:date="2026-06-11T00:52:00Z" w16du:dateUtc="2026-06-10T17:52:00Z"/>
          <w:lang w:val="en-US"/>
        </w:rPr>
        <w:pPrChange w:id="461" w:author="Phạm Hoàn Mỹ" w:date="2026-06-11T00:57:00Z" w16du:dateUtc="2026-06-10T17:57:00Z">
          <w:pPr/>
        </w:pPrChange>
      </w:pPr>
      <w:ins w:id="462" w:author="Phạm Hoàn Mỹ" w:date="2026-06-11T00:52:00Z" w16du:dateUtc="2026-06-10T17:52:00Z">
        <w:r w:rsidRPr="002C6CFF">
          <w:rPr>
            <w:lang w:val="en-US"/>
          </w:rPr>
          <w:t xml:space="preserve"> Thiết kế Cơ sở dữ liệu (DB Schema - ERD)</w:t>
        </w:r>
      </w:ins>
    </w:p>
    <w:p w14:paraId="5D7F6558" w14:textId="37C977D1" w:rsidR="002C6CFF" w:rsidRPr="002C6CFF" w:rsidRDefault="002C6CFF">
      <w:pPr>
        <w:ind w:firstLine="567"/>
        <w:rPr>
          <w:ins w:id="463" w:author="Phạm Hoàn Mỹ" w:date="2026-06-11T00:52:00Z" w16du:dateUtc="2026-06-10T17:52:00Z"/>
          <w:lang w:val="en-US"/>
        </w:rPr>
        <w:pPrChange w:id="464" w:author="Phạm Hoàn Mỹ" w:date="2026-06-11T01:45:00Z" w16du:dateUtc="2026-06-10T18:45:00Z">
          <w:pPr/>
        </w:pPrChange>
      </w:pPr>
      <w:ins w:id="465" w:author="Phạm Hoàn Mỹ" w:date="2026-06-11T00:52:00Z" w16du:dateUtc="2026-06-10T17:52:00Z">
        <w:r w:rsidRPr="002C6CFF">
          <w:rPr>
            <w:lang w:val="en-US"/>
          </w:rPr>
          <w:t>Cơ sở dữ liệu của Mosco được thiết kế phân tán nhằm giảm tải cho server trung tâm. Server sử dụng MySQL quản lý dữ liệu toàn vẹn, trong khi Client sử dụng Room SQLite để lưu cache.</w:t>
        </w:r>
      </w:ins>
    </w:p>
    <w:p w14:paraId="7B5FD182" w14:textId="77777777" w:rsidR="002C6CFF" w:rsidRPr="002C6CFF" w:rsidRDefault="002C6CFF" w:rsidP="002C6CFF">
      <w:pPr>
        <w:rPr>
          <w:ins w:id="466" w:author="Phạm Hoàn Mỹ" w:date="2026-06-11T00:52:00Z" w16du:dateUtc="2026-06-10T17:52:00Z"/>
          <w:lang w:val="en-US"/>
        </w:rPr>
      </w:pPr>
    </w:p>
    <w:p w14:paraId="25F56D27" w14:textId="148C6387" w:rsidR="002C6CFF" w:rsidRPr="002C6CFF" w:rsidRDefault="002C6CFF" w:rsidP="002C6CFF">
      <w:pPr>
        <w:rPr>
          <w:ins w:id="467" w:author="Phạm Hoàn Mỹ" w:date="2026-06-11T00:52:00Z" w16du:dateUtc="2026-06-10T17:52:00Z"/>
          <w:lang w:val="en-US"/>
        </w:rPr>
      </w:pPr>
      <w:ins w:id="468" w:author="Phạm Hoàn Mỹ" w:date="2026-06-11T00:52:00Z" w16du:dateUtc="2026-06-10T17:52:00Z">
        <w:r w:rsidRPr="002C6CFF">
          <w:rPr>
            <w:lang w:val="en-US"/>
          </w:rPr>
          <w:t>[CHÈN HÌNH 3.6: Sơ đồ thực thể kết nối ERD]</w:t>
        </w:r>
      </w:ins>
    </w:p>
    <w:p w14:paraId="09B3A8EB" w14:textId="77777777" w:rsidR="00E57AB6" w:rsidRDefault="002C6CFF" w:rsidP="002C6CFF">
      <w:pPr>
        <w:rPr>
          <w:ins w:id="469" w:author="Phạm Hoàn Mỹ" w:date="2026-06-11T01:45:00Z" w16du:dateUtc="2026-06-10T18:45:00Z"/>
          <w:lang w:val="en-US"/>
        </w:rPr>
      </w:pPr>
      <w:ins w:id="470" w:author="Phạm Hoàn Mỹ" w:date="2026-06-11T00:52:00Z" w16du:dateUtc="2026-06-10T17:52:00Z">
        <w:r w:rsidRPr="002C6CFF">
          <w:rPr>
            <w:lang w:val="en-US"/>
          </w:rPr>
          <w:t>Ghi chú cho hình: Hình 3.6: Sơ đồ thực thể kết nối ERD của cơ sở dữ liệu trung tâm</w:t>
        </w:r>
      </w:ins>
    </w:p>
    <w:p w14:paraId="348CC64E" w14:textId="18AEEC80" w:rsidR="002C6CFF" w:rsidRPr="002C6CFF" w:rsidRDefault="002C6CFF">
      <w:pPr>
        <w:ind w:firstLine="567"/>
        <w:rPr>
          <w:ins w:id="471" w:author="Phạm Hoàn Mỹ" w:date="2026-06-11T00:52:00Z" w16du:dateUtc="2026-06-10T17:52:00Z"/>
          <w:lang w:val="en-US"/>
        </w:rPr>
        <w:pPrChange w:id="472" w:author="Phạm Hoàn Mỹ" w:date="2026-06-11T01:45:00Z" w16du:dateUtc="2026-06-10T18:45:00Z">
          <w:pPr/>
        </w:pPrChange>
      </w:pPr>
      <w:ins w:id="473" w:author="Phạm Hoàn Mỹ" w:date="2026-06-11T00:52:00Z" w16du:dateUtc="2026-06-10T17:52:00Z">
        <w:r w:rsidRPr="002C6CFF">
          <w:rPr>
            <w:lang w:val="en-US"/>
          </w:rPr>
          <w:t xml:space="preserve">Khử chuẩn &amp; Tối ưu khóa ngoại: Tại một số bảng phụ như </w:t>
        </w:r>
        <w:r w:rsidRPr="002568A9">
          <w:rPr>
            <w:color w:val="E36C0A" w:themeColor="accent6" w:themeShade="BF"/>
            <w:lang w:val="en-US"/>
          </w:rPr>
          <w:t>`Friendships`</w:t>
        </w:r>
        <w:r w:rsidRPr="002C6CFF">
          <w:rPr>
            <w:lang w:val="en-US"/>
          </w:rPr>
          <w:t xml:space="preserve"> hay </w:t>
        </w:r>
        <w:r w:rsidRPr="002568A9">
          <w:rPr>
            <w:color w:val="E36C0A" w:themeColor="accent6" w:themeShade="BF"/>
            <w:lang w:val="en-US"/>
          </w:rPr>
          <w:t>`UserLikes`</w:t>
        </w:r>
        <w:r w:rsidRPr="002C6CFF">
          <w:rPr>
            <w:lang w:val="en-US"/>
          </w:rPr>
          <w:t>, hệ thống sử dụng "Khóa ngoại Logic" (Logical FK) trên tầng mã nguồn Java thay vì ràng buộc vật lý trong MySQL để tránh các truy vấn đệ quy làm thắt cổ chai hệ thống.</w:t>
        </w:r>
      </w:ins>
    </w:p>
    <w:p w14:paraId="17A07328" w14:textId="77777777" w:rsidR="002C6CFF" w:rsidRPr="002C6CFF" w:rsidRDefault="002C6CFF" w:rsidP="002C6CFF">
      <w:pPr>
        <w:rPr>
          <w:ins w:id="474" w:author="Phạm Hoàn Mỹ" w:date="2026-06-11T00:52:00Z" w16du:dateUtc="2026-06-10T17:52:00Z"/>
          <w:lang w:val="en-US"/>
        </w:rPr>
      </w:pPr>
    </w:p>
    <w:p w14:paraId="09B16A89" w14:textId="544D07FE" w:rsidR="002C6CFF" w:rsidRPr="00E730AB" w:rsidRDefault="002C6CFF">
      <w:pPr>
        <w:pStyle w:val="Heading2"/>
        <w:rPr>
          <w:ins w:id="475" w:author="Phạm Hoàn Mỹ" w:date="2026-06-11T00:52:00Z" w16du:dateUtc="2026-06-10T17:52:00Z"/>
          <w:lang w:val="en-US"/>
        </w:rPr>
        <w:pPrChange w:id="476" w:author="Phạm Hoàn Mỹ" w:date="2026-06-11T01:27:00Z" w16du:dateUtc="2026-06-10T18:27:00Z">
          <w:pPr/>
        </w:pPrChange>
      </w:pPr>
      <w:ins w:id="477" w:author="Phạm Hoàn Mỹ" w:date="2026-06-11T00:52:00Z" w16du:dateUtc="2026-06-10T17:52:00Z">
        <w:r w:rsidRPr="002C6CFF">
          <w:rPr>
            <w:lang w:val="en-US"/>
          </w:rPr>
          <w:t xml:space="preserve"> Thiết kế Giải thuật và Logic cốt lõi</w:t>
        </w:r>
      </w:ins>
    </w:p>
    <w:p w14:paraId="7650BEE4" w14:textId="2765BDFD" w:rsidR="002C6CFF" w:rsidRPr="002C6CFF" w:rsidRDefault="002C6CFF">
      <w:pPr>
        <w:pStyle w:val="Heading3"/>
        <w:rPr>
          <w:ins w:id="478" w:author="Phạm Hoàn Mỹ" w:date="2026-06-11T00:52:00Z" w16du:dateUtc="2026-06-10T17:52:00Z"/>
          <w:lang w:val="en-US"/>
        </w:rPr>
        <w:pPrChange w:id="479" w:author="Phạm Hoàn Mỹ" w:date="2026-06-11T00:57:00Z" w16du:dateUtc="2026-06-10T17:57:00Z">
          <w:pPr/>
        </w:pPrChange>
      </w:pPr>
      <w:ins w:id="480" w:author="Phạm Hoàn Mỹ" w:date="2026-06-11T00:52:00Z" w16du:dateUtc="2026-06-10T17:52:00Z">
        <w:r w:rsidRPr="002C6CFF">
          <w:rPr>
            <w:lang w:val="en-US"/>
          </w:rPr>
          <w:t xml:space="preserve"> Thuật toán Nâng cấp thẻ bài với Khóa bi quan (Pessimistic Locking)</w:t>
        </w:r>
      </w:ins>
    </w:p>
    <w:p w14:paraId="3FB7FC1F" w14:textId="20888D4D" w:rsidR="002C6CFF" w:rsidRPr="002C6CFF" w:rsidRDefault="002C6CFF">
      <w:pPr>
        <w:ind w:left="227" w:firstLine="493"/>
        <w:jc w:val="both"/>
        <w:rPr>
          <w:ins w:id="481" w:author="Phạm Hoàn Mỹ" w:date="2026-06-11T00:52:00Z" w16du:dateUtc="2026-06-10T17:52:00Z"/>
          <w:lang w:val="en-US"/>
        </w:rPr>
        <w:pPrChange w:id="482" w:author="Phạm Hoàn Mỹ" w:date="2026-06-11T01:46:00Z" w16du:dateUtc="2026-06-10T18:46:00Z">
          <w:pPr/>
        </w:pPrChange>
      </w:pPr>
      <w:ins w:id="483" w:author="Phạm Hoàn Mỹ" w:date="2026-06-11T00:52:00Z" w16du:dateUtc="2026-06-10T17:52:00Z">
        <w:r w:rsidRPr="002C6CFF">
          <w:rPr>
            <w:lang w:val="en-US"/>
          </w:rPr>
          <w:t xml:space="preserve">Khi người chơi thực hiện nâng cấp thẻ, hệ thống đối mặt với nguy cơ Race Condition nếu người dùng gửi nhiều request cùng lúc. Giải pháp là </w:t>
        </w:r>
        <w:r w:rsidRPr="002568A9">
          <w:rPr>
            <w:color w:val="E36C0A" w:themeColor="accent6" w:themeShade="BF"/>
            <w:lang w:val="en-US"/>
          </w:rPr>
          <w:t>`PESSIMISTIC_WRITE`</w:t>
        </w:r>
        <w:r w:rsidRPr="002C6CFF">
          <w:rPr>
            <w:lang w:val="en-US"/>
          </w:rPr>
          <w:t xml:space="preserve"> kết hợp </w:t>
        </w:r>
        <w:r w:rsidRPr="002568A9">
          <w:rPr>
            <w:color w:val="E36C0A" w:themeColor="accent6" w:themeShade="BF"/>
            <w:lang w:val="en-US"/>
          </w:rPr>
          <w:t>`@Transactional`</w:t>
        </w:r>
        <w:r w:rsidRPr="002C6CFF">
          <w:rPr>
            <w:lang w:val="en-US"/>
          </w:rPr>
          <w:t xml:space="preserve">. </w:t>
        </w:r>
      </w:ins>
    </w:p>
    <w:p w14:paraId="66FAF651" w14:textId="56FF4F34" w:rsidR="002C6CFF" w:rsidRPr="002C6CFF" w:rsidRDefault="002C6CFF" w:rsidP="002C6CFF">
      <w:pPr>
        <w:rPr>
          <w:ins w:id="484" w:author="Phạm Hoàn Mỹ" w:date="2026-06-11T00:52:00Z" w16du:dateUtc="2026-06-10T17:52:00Z"/>
          <w:lang w:val="en-US"/>
        </w:rPr>
      </w:pPr>
      <w:ins w:id="485" w:author="Phạm Hoàn Mỹ" w:date="2026-06-11T00:52:00Z" w16du:dateUtc="2026-06-10T17:52:00Z">
        <w:r w:rsidRPr="00E730AB">
          <w:rPr>
            <w:u w:val="single"/>
            <w:lang w:val="en-US"/>
            <w:rPrChange w:id="486" w:author="Phạm Hoàn Mỹ" w:date="2026-06-11T01:20:00Z" w16du:dateUtc="2026-06-10T18:20:00Z">
              <w:rPr>
                <w:lang w:val="en-US"/>
              </w:rPr>
            </w:rPrChange>
          </w:rPr>
          <w:t>Mã giả (Pseudo-code)</w:t>
        </w:r>
        <w:r w:rsidRPr="002C6CFF">
          <w:rPr>
            <w:lang w:val="en-US"/>
          </w:rPr>
          <w:t>:</w:t>
        </w:r>
      </w:ins>
    </w:p>
    <w:tbl>
      <w:tblPr>
        <w:tblStyle w:val="TableGrid"/>
        <w:tblW w:w="0" w:type="auto"/>
        <w:tblLook w:val="04A0" w:firstRow="1" w:lastRow="0" w:firstColumn="1" w:lastColumn="0" w:noHBand="0" w:noVBand="1"/>
      </w:tblPr>
      <w:tblGrid>
        <w:gridCol w:w="9003"/>
      </w:tblGrid>
      <w:tr w:rsidR="00E730AB" w:rsidRPr="0070411A" w14:paraId="329C6968" w14:textId="77777777" w:rsidTr="00E730AB">
        <w:trPr>
          <w:ins w:id="487" w:author="Phạm Hoàn Mỹ" w:date="2026-06-11T01:24:00Z"/>
        </w:trPr>
        <w:tc>
          <w:tcPr>
            <w:tcW w:w="9003" w:type="dxa"/>
          </w:tcPr>
          <w:p w14:paraId="6BFCA35E" w14:textId="77777777" w:rsidR="00E730AB" w:rsidRPr="0070411A" w:rsidRDefault="00E730AB" w:rsidP="00E730AB">
            <w:pPr>
              <w:rPr>
                <w:ins w:id="488" w:author="Phạm Hoàn Mỹ" w:date="2026-06-11T01:24:00Z" w16du:dateUtc="2026-06-10T18:24:00Z"/>
                <w:rFonts w:ascii="Courier New" w:hAnsi="Courier New" w:cs="Courier New"/>
                <w:sz w:val="22"/>
                <w:szCs w:val="22"/>
                <w:lang w:val="en-US"/>
                <w:rPrChange w:id="489" w:author="Phạm Hoàn Mỹ" w:date="2026-06-11T01:24:00Z" w16du:dateUtc="2026-06-10T18:24:00Z">
                  <w:rPr>
                    <w:ins w:id="490" w:author="Phạm Hoàn Mỹ" w:date="2026-06-11T01:24:00Z" w16du:dateUtc="2026-06-10T18:24:00Z"/>
                    <w:lang w:val="en-US"/>
                  </w:rPr>
                </w:rPrChange>
              </w:rPr>
            </w:pPr>
            <w:ins w:id="491" w:author="Phạm Hoàn Mỹ" w:date="2026-06-11T01:24:00Z" w16du:dateUtc="2026-06-10T18:24:00Z">
              <w:r w:rsidRPr="0070411A">
                <w:rPr>
                  <w:rFonts w:ascii="Courier New" w:hAnsi="Courier New" w:cs="Courier New"/>
                  <w:sz w:val="22"/>
                  <w:szCs w:val="22"/>
                  <w:lang w:val="en-US"/>
                  <w:rPrChange w:id="492" w:author="Phạm Hoàn Mỹ" w:date="2026-06-11T01:24:00Z" w16du:dateUtc="2026-06-10T18:24:00Z">
                    <w:rPr>
                      <w:lang w:val="en-US"/>
                    </w:rPr>
                  </w:rPrChange>
                </w:rPr>
                <w:t>FUNCTION upgradeCard(baseCardId, materialCardIds):</w:t>
              </w:r>
            </w:ins>
          </w:p>
          <w:p w14:paraId="5614440F" w14:textId="77777777" w:rsidR="00E730AB" w:rsidRPr="0070411A" w:rsidRDefault="00E730AB" w:rsidP="00E730AB">
            <w:pPr>
              <w:rPr>
                <w:ins w:id="493" w:author="Phạm Hoàn Mỹ" w:date="2026-06-11T01:24:00Z" w16du:dateUtc="2026-06-10T18:24:00Z"/>
                <w:rFonts w:ascii="Courier New" w:hAnsi="Courier New" w:cs="Courier New"/>
                <w:sz w:val="22"/>
                <w:szCs w:val="22"/>
                <w:lang w:val="en-US"/>
                <w:rPrChange w:id="494" w:author="Phạm Hoàn Mỹ" w:date="2026-06-11T01:24:00Z" w16du:dateUtc="2026-06-10T18:24:00Z">
                  <w:rPr>
                    <w:ins w:id="495" w:author="Phạm Hoàn Mỹ" w:date="2026-06-11T01:24:00Z" w16du:dateUtc="2026-06-10T18:24:00Z"/>
                    <w:lang w:val="en-US"/>
                  </w:rPr>
                </w:rPrChange>
              </w:rPr>
            </w:pPr>
            <w:ins w:id="496" w:author="Phạm Hoàn Mỹ" w:date="2026-06-11T01:24:00Z" w16du:dateUtc="2026-06-10T18:24:00Z">
              <w:r w:rsidRPr="0070411A">
                <w:rPr>
                  <w:rFonts w:ascii="Courier New" w:hAnsi="Courier New" w:cs="Courier New"/>
                  <w:sz w:val="22"/>
                  <w:szCs w:val="22"/>
                  <w:lang w:val="en-US"/>
                  <w:rPrChange w:id="497" w:author="Phạm Hoàn Mỹ" w:date="2026-06-11T01:24:00Z" w16du:dateUtc="2026-06-10T18:24:00Z">
                    <w:rPr>
                      <w:lang w:val="en-US"/>
                    </w:rPr>
                  </w:rPrChange>
                </w:rPr>
                <w:t xml:space="preserve">    START TRANSACTION</w:t>
              </w:r>
            </w:ins>
          </w:p>
          <w:p w14:paraId="6283D77A" w14:textId="77777777" w:rsidR="00E730AB" w:rsidRPr="0070411A" w:rsidRDefault="00E730AB" w:rsidP="00E730AB">
            <w:pPr>
              <w:rPr>
                <w:ins w:id="498" w:author="Phạm Hoàn Mỹ" w:date="2026-06-11T01:24:00Z" w16du:dateUtc="2026-06-10T18:24:00Z"/>
                <w:rFonts w:ascii="Courier New" w:hAnsi="Courier New" w:cs="Courier New"/>
                <w:sz w:val="22"/>
                <w:szCs w:val="22"/>
                <w:lang w:val="en-US"/>
                <w:rPrChange w:id="499" w:author="Phạm Hoàn Mỹ" w:date="2026-06-11T01:24:00Z" w16du:dateUtc="2026-06-10T18:24:00Z">
                  <w:rPr>
                    <w:ins w:id="500" w:author="Phạm Hoàn Mỹ" w:date="2026-06-11T01:24:00Z" w16du:dateUtc="2026-06-10T18:24:00Z"/>
                    <w:lang w:val="en-US"/>
                  </w:rPr>
                </w:rPrChange>
              </w:rPr>
            </w:pPr>
            <w:ins w:id="501" w:author="Phạm Hoàn Mỹ" w:date="2026-06-11T01:24:00Z" w16du:dateUtc="2026-06-10T18:24:00Z">
              <w:r w:rsidRPr="0070411A">
                <w:rPr>
                  <w:rFonts w:ascii="Courier New" w:hAnsi="Courier New" w:cs="Courier New"/>
                  <w:sz w:val="22"/>
                  <w:szCs w:val="22"/>
                  <w:lang w:val="en-US"/>
                  <w:rPrChange w:id="502" w:author="Phạm Hoàn Mỹ" w:date="2026-06-11T01:24:00Z" w16du:dateUtc="2026-06-10T18:24:00Z">
                    <w:rPr>
                      <w:lang w:val="en-US"/>
                    </w:rPr>
                  </w:rPrChange>
                </w:rPr>
                <w:t xml:space="preserve">    </w:t>
              </w:r>
            </w:ins>
          </w:p>
          <w:p w14:paraId="76EE4FF7" w14:textId="77777777" w:rsidR="00E730AB" w:rsidRPr="0070411A" w:rsidRDefault="00E730AB" w:rsidP="00E730AB">
            <w:pPr>
              <w:rPr>
                <w:ins w:id="503" w:author="Phạm Hoàn Mỹ" w:date="2026-06-11T01:24:00Z" w16du:dateUtc="2026-06-10T18:24:00Z"/>
                <w:rFonts w:ascii="Courier New" w:hAnsi="Courier New" w:cs="Courier New"/>
                <w:sz w:val="22"/>
                <w:szCs w:val="22"/>
                <w:lang w:val="en-US"/>
                <w:rPrChange w:id="504" w:author="Phạm Hoàn Mỹ" w:date="2026-06-11T01:24:00Z" w16du:dateUtc="2026-06-10T18:24:00Z">
                  <w:rPr>
                    <w:ins w:id="505" w:author="Phạm Hoàn Mỹ" w:date="2026-06-11T01:24:00Z" w16du:dateUtc="2026-06-10T18:24:00Z"/>
                    <w:lang w:val="en-US"/>
                  </w:rPr>
                </w:rPrChange>
              </w:rPr>
            </w:pPr>
            <w:ins w:id="506" w:author="Phạm Hoàn Mỹ" w:date="2026-06-11T01:24:00Z" w16du:dateUtc="2026-06-10T18:24:00Z">
              <w:r w:rsidRPr="0070411A">
                <w:rPr>
                  <w:rFonts w:ascii="Courier New" w:hAnsi="Courier New" w:cs="Courier New"/>
                  <w:sz w:val="22"/>
                  <w:szCs w:val="22"/>
                  <w:lang w:val="en-US"/>
                  <w:rPrChange w:id="507" w:author="Phạm Hoàn Mỹ" w:date="2026-06-11T01:24:00Z" w16du:dateUtc="2026-06-10T18:24:00Z">
                    <w:rPr>
                      <w:lang w:val="en-US"/>
                    </w:rPr>
                  </w:rPrChange>
                </w:rPr>
                <w:t xml:space="preserve">    // 1. Áp dụng Khóa Bi Quan</w:t>
              </w:r>
            </w:ins>
          </w:p>
          <w:p w14:paraId="2F7E9F1B" w14:textId="77777777" w:rsidR="00E730AB" w:rsidRPr="0070411A" w:rsidRDefault="00E730AB" w:rsidP="00E730AB">
            <w:pPr>
              <w:rPr>
                <w:ins w:id="508" w:author="Phạm Hoàn Mỹ" w:date="2026-06-11T01:24:00Z" w16du:dateUtc="2026-06-10T18:24:00Z"/>
                <w:rFonts w:ascii="Courier New" w:hAnsi="Courier New" w:cs="Courier New"/>
                <w:sz w:val="22"/>
                <w:szCs w:val="22"/>
                <w:lang w:val="en-US"/>
                <w:rPrChange w:id="509" w:author="Phạm Hoàn Mỹ" w:date="2026-06-11T01:24:00Z" w16du:dateUtc="2026-06-10T18:24:00Z">
                  <w:rPr>
                    <w:ins w:id="510" w:author="Phạm Hoàn Mỹ" w:date="2026-06-11T01:24:00Z" w16du:dateUtc="2026-06-10T18:24:00Z"/>
                    <w:lang w:val="en-US"/>
                  </w:rPr>
                </w:rPrChange>
              </w:rPr>
            </w:pPr>
            <w:ins w:id="511" w:author="Phạm Hoàn Mỹ" w:date="2026-06-11T01:24:00Z" w16du:dateUtc="2026-06-10T18:24:00Z">
              <w:r w:rsidRPr="0070411A">
                <w:rPr>
                  <w:rFonts w:ascii="Courier New" w:hAnsi="Courier New" w:cs="Courier New"/>
                  <w:sz w:val="22"/>
                  <w:szCs w:val="22"/>
                  <w:lang w:val="en-US"/>
                  <w:rPrChange w:id="512" w:author="Phạm Hoàn Mỹ" w:date="2026-06-11T01:24:00Z" w16du:dateUtc="2026-06-10T18:24:00Z">
                    <w:rPr>
                      <w:lang w:val="en-US"/>
                    </w:rPr>
                  </w:rPrChange>
                </w:rPr>
                <w:t xml:space="preserve">    mainCard = userCardRepository.findWithLockById(baseCardId)</w:t>
              </w:r>
            </w:ins>
          </w:p>
          <w:p w14:paraId="27AAA9B3" w14:textId="77777777" w:rsidR="00E730AB" w:rsidRPr="0070411A" w:rsidRDefault="00E730AB" w:rsidP="00E730AB">
            <w:pPr>
              <w:rPr>
                <w:ins w:id="513" w:author="Phạm Hoàn Mỹ" w:date="2026-06-11T01:24:00Z" w16du:dateUtc="2026-06-10T18:24:00Z"/>
                <w:rFonts w:ascii="Courier New" w:hAnsi="Courier New" w:cs="Courier New"/>
                <w:sz w:val="22"/>
                <w:szCs w:val="22"/>
                <w:lang w:val="en-US"/>
                <w:rPrChange w:id="514" w:author="Phạm Hoàn Mỹ" w:date="2026-06-11T01:24:00Z" w16du:dateUtc="2026-06-10T18:24:00Z">
                  <w:rPr>
                    <w:ins w:id="515" w:author="Phạm Hoàn Mỹ" w:date="2026-06-11T01:24:00Z" w16du:dateUtc="2026-06-10T18:24:00Z"/>
                    <w:lang w:val="en-US"/>
                  </w:rPr>
                </w:rPrChange>
              </w:rPr>
            </w:pPr>
            <w:ins w:id="516" w:author="Phạm Hoàn Mỹ" w:date="2026-06-11T01:24:00Z" w16du:dateUtc="2026-06-10T18:24:00Z">
              <w:r w:rsidRPr="0070411A">
                <w:rPr>
                  <w:rFonts w:ascii="Courier New" w:hAnsi="Courier New" w:cs="Courier New"/>
                  <w:sz w:val="22"/>
                  <w:szCs w:val="22"/>
                  <w:lang w:val="en-US"/>
                  <w:rPrChange w:id="517" w:author="Phạm Hoàn Mỹ" w:date="2026-06-11T01:24:00Z" w16du:dateUtc="2026-06-10T18:24:00Z">
                    <w:rPr>
                      <w:lang w:val="en-US"/>
                    </w:rPr>
                  </w:rPrChange>
                </w:rPr>
                <w:t xml:space="preserve">    IF mainCard IS NULL OR mainCard.level &gt;= 10 THEN ROLLBACK</w:t>
              </w:r>
            </w:ins>
          </w:p>
          <w:p w14:paraId="593CF82A" w14:textId="77777777" w:rsidR="00E730AB" w:rsidRPr="0070411A" w:rsidRDefault="00E730AB" w:rsidP="00E730AB">
            <w:pPr>
              <w:rPr>
                <w:ins w:id="518" w:author="Phạm Hoàn Mỹ" w:date="2026-06-11T01:24:00Z" w16du:dateUtc="2026-06-10T18:24:00Z"/>
                <w:rFonts w:ascii="Courier New" w:hAnsi="Courier New" w:cs="Courier New"/>
                <w:sz w:val="22"/>
                <w:szCs w:val="22"/>
                <w:lang w:val="en-US"/>
                <w:rPrChange w:id="519" w:author="Phạm Hoàn Mỹ" w:date="2026-06-11T01:24:00Z" w16du:dateUtc="2026-06-10T18:24:00Z">
                  <w:rPr>
                    <w:ins w:id="520" w:author="Phạm Hoàn Mỹ" w:date="2026-06-11T01:24:00Z" w16du:dateUtc="2026-06-10T18:24:00Z"/>
                    <w:lang w:val="en-US"/>
                  </w:rPr>
                </w:rPrChange>
              </w:rPr>
            </w:pPr>
            <w:ins w:id="521" w:author="Phạm Hoàn Mỹ" w:date="2026-06-11T01:24:00Z" w16du:dateUtc="2026-06-10T18:24:00Z">
              <w:r w:rsidRPr="0070411A">
                <w:rPr>
                  <w:rFonts w:ascii="Courier New" w:hAnsi="Courier New" w:cs="Courier New"/>
                  <w:sz w:val="22"/>
                  <w:szCs w:val="22"/>
                  <w:lang w:val="en-US"/>
                  <w:rPrChange w:id="522" w:author="Phạm Hoàn Mỹ" w:date="2026-06-11T01:24:00Z" w16du:dateUtc="2026-06-10T18:24:00Z">
                    <w:rPr>
                      <w:lang w:val="en-US"/>
                    </w:rPr>
                  </w:rPrChange>
                </w:rPr>
                <w:lastRenderedPageBreak/>
                <w:t xml:space="preserve">    </w:t>
              </w:r>
            </w:ins>
          </w:p>
          <w:p w14:paraId="13094FAF" w14:textId="77777777" w:rsidR="00E730AB" w:rsidRPr="0070411A" w:rsidRDefault="00E730AB" w:rsidP="00E730AB">
            <w:pPr>
              <w:rPr>
                <w:ins w:id="523" w:author="Phạm Hoàn Mỹ" w:date="2026-06-11T01:24:00Z" w16du:dateUtc="2026-06-10T18:24:00Z"/>
                <w:rFonts w:ascii="Courier New" w:hAnsi="Courier New" w:cs="Courier New"/>
                <w:sz w:val="22"/>
                <w:szCs w:val="22"/>
                <w:lang w:val="en-US"/>
                <w:rPrChange w:id="524" w:author="Phạm Hoàn Mỹ" w:date="2026-06-11T01:24:00Z" w16du:dateUtc="2026-06-10T18:24:00Z">
                  <w:rPr>
                    <w:ins w:id="525" w:author="Phạm Hoàn Mỹ" w:date="2026-06-11T01:24:00Z" w16du:dateUtc="2026-06-10T18:24:00Z"/>
                    <w:lang w:val="en-US"/>
                  </w:rPr>
                </w:rPrChange>
              </w:rPr>
            </w:pPr>
            <w:ins w:id="526" w:author="Phạm Hoàn Mỹ" w:date="2026-06-11T01:24:00Z" w16du:dateUtc="2026-06-10T18:24:00Z">
              <w:r w:rsidRPr="0070411A">
                <w:rPr>
                  <w:rFonts w:ascii="Courier New" w:hAnsi="Courier New" w:cs="Courier New"/>
                  <w:sz w:val="22"/>
                  <w:szCs w:val="22"/>
                  <w:lang w:val="en-US"/>
                  <w:rPrChange w:id="527" w:author="Phạm Hoàn Mỹ" w:date="2026-06-11T01:24:00Z" w16du:dateUtc="2026-06-10T18:24:00Z">
                    <w:rPr>
                      <w:lang w:val="en-US"/>
                    </w:rPr>
                  </w:rPrChange>
                </w:rPr>
                <w:t xml:space="preserve">    // 2. Khóa đồng thời các thẻ nguyên liệu</w:t>
              </w:r>
            </w:ins>
          </w:p>
          <w:p w14:paraId="674299AE" w14:textId="77777777" w:rsidR="00E730AB" w:rsidRPr="0070411A" w:rsidRDefault="00E730AB" w:rsidP="00E730AB">
            <w:pPr>
              <w:rPr>
                <w:ins w:id="528" w:author="Phạm Hoàn Mỹ" w:date="2026-06-11T01:24:00Z" w16du:dateUtc="2026-06-10T18:24:00Z"/>
                <w:rFonts w:ascii="Courier New" w:hAnsi="Courier New" w:cs="Courier New"/>
                <w:sz w:val="22"/>
                <w:szCs w:val="22"/>
                <w:lang w:val="en-US"/>
                <w:rPrChange w:id="529" w:author="Phạm Hoàn Mỹ" w:date="2026-06-11T01:24:00Z" w16du:dateUtc="2026-06-10T18:24:00Z">
                  <w:rPr>
                    <w:ins w:id="530" w:author="Phạm Hoàn Mỹ" w:date="2026-06-11T01:24:00Z" w16du:dateUtc="2026-06-10T18:24:00Z"/>
                    <w:lang w:val="en-US"/>
                  </w:rPr>
                </w:rPrChange>
              </w:rPr>
            </w:pPr>
            <w:ins w:id="531" w:author="Phạm Hoàn Mỹ" w:date="2026-06-11T01:24:00Z" w16du:dateUtc="2026-06-10T18:24:00Z">
              <w:r w:rsidRPr="0070411A">
                <w:rPr>
                  <w:rFonts w:ascii="Courier New" w:hAnsi="Courier New" w:cs="Courier New"/>
                  <w:sz w:val="22"/>
                  <w:szCs w:val="22"/>
                  <w:lang w:val="en-US"/>
                  <w:rPrChange w:id="532" w:author="Phạm Hoàn Mỹ" w:date="2026-06-11T01:24:00Z" w16du:dateUtc="2026-06-10T18:24:00Z">
                    <w:rPr>
                      <w:lang w:val="en-US"/>
                    </w:rPr>
                  </w:rPrChange>
                </w:rPr>
                <w:t xml:space="preserve">    materials = khóa và lấy toàn bộ danh sách thẻ từ materialCardIds</w:t>
              </w:r>
            </w:ins>
          </w:p>
          <w:p w14:paraId="010E8F64" w14:textId="77777777" w:rsidR="00E730AB" w:rsidRPr="0070411A" w:rsidRDefault="00E730AB" w:rsidP="00E730AB">
            <w:pPr>
              <w:rPr>
                <w:ins w:id="533" w:author="Phạm Hoàn Mỹ" w:date="2026-06-11T01:24:00Z" w16du:dateUtc="2026-06-10T18:24:00Z"/>
                <w:rFonts w:ascii="Courier New" w:hAnsi="Courier New" w:cs="Courier New"/>
                <w:sz w:val="22"/>
                <w:szCs w:val="22"/>
                <w:lang w:val="en-US"/>
                <w:rPrChange w:id="534" w:author="Phạm Hoàn Mỹ" w:date="2026-06-11T01:24:00Z" w16du:dateUtc="2026-06-10T18:24:00Z">
                  <w:rPr>
                    <w:ins w:id="535" w:author="Phạm Hoàn Mỹ" w:date="2026-06-11T01:24:00Z" w16du:dateUtc="2026-06-10T18:24:00Z"/>
                    <w:lang w:val="en-US"/>
                  </w:rPr>
                </w:rPrChange>
              </w:rPr>
            </w:pPr>
            <w:ins w:id="536" w:author="Phạm Hoàn Mỹ" w:date="2026-06-11T01:24:00Z" w16du:dateUtc="2026-06-10T18:24:00Z">
              <w:r w:rsidRPr="0070411A">
                <w:rPr>
                  <w:rFonts w:ascii="Courier New" w:hAnsi="Courier New" w:cs="Courier New"/>
                  <w:sz w:val="22"/>
                  <w:szCs w:val="22"/>
                  <w:lang w:val="en-US"/>
                  <w:rPrChange w:id="537" w:author="Phạm Hoàn Mỹ" w:date="2026-06-11T01:24:00Z" w16du:dateUtc="2026-06-10T18:24:00Z">
                    <w:rPr>
                      <w:lang w:val="en-US"/>
                    </w:rPr>
                  </w:rPrChange>
                </w:rPr>
                <w:t xml:space="preserve">    IF materials.size &lt; 1 OR materials.size &gt; 5 THEN ROLLBACK</w:t>
              </w:r>
            </w:ins>
          </w:p>
          <w:p w14:paraId="269FA760" w14:textId="77777777" w:rsidR="00E730AB" w:rsidRPr="0070411A" w:rsidRDefault="00E730AB" w:rsidP="00E730AB">
            <w:pPr>
              <w:rPr>
                <w:ins w:id="538" w:author="Phạm Hoàn Mỹ" w:date="2026-06-11T01:24:00Z" w16du:dateUtc="2026-06-10T18:24:00Z"/>
                <w:rFonts w:ascii="Courier New" w:hAnsi="Courier New" w:cs="Courier New"/>
                <w:sz w:val="22"/>
                <w:szCs w:val="22"/>
                <w:lang w:val="en-US"/>
                <w:rPrChange w:id="539" w:author="Phạm Hoàn Mỹ" w:date="2026-06-11T01:24:00Z" w16du:dateUtc="2026-06-10T18:24:00Z">
                  <w:rPr>
                    <w:ins w:id="540" w:author="Phạm Hoàn Mỹ" w:date="2026-06-11T01:24:00Z" w16du:dateUtc="2026-06-10T18:24:00Z"/>
                    <w:lang w:val="en-US"/>
                  </w:rPr>
                </w:rPrChange>
              </w:rPr>
            </w:pPr>
            <w:ins w:id="541" w:author="Phạm Hoàn Mỹ" w:date="2026-06-11T01:24:00Z" w16du:dateUtc="2026-06-10T18:24:00Z">
              <w:r w:rsidRPr="0070411A">
                <w:rPr>
                  <w:rFonts w:ascii="Courier New" w:hAnsi="Courier New" w:cs="Courier New"/>
                  <w:sz w:val="22"/>
                  <w:szCs w:val="22"/>
                  <w:lang w:val="en-US"/>
                  <w:rPrChange w:id="542" w:author="Phạm Hoàn Mỹ" w:date="2026-06-11T01:24:00Z" w16du:dateUtc="2026-06-10T18:24:00Z">
                    <w:rPr>
                      <w:lang w:val="en-US"/>
                    </w:rPr>
                  </w:rPrChange>
                </w:rPr>
                <w:t xml:space="preserve">    </w:t>
              </w:r>
            </w:ins>
          </w:p>
          <w:p w14:paraId="55E4E29E" w14:textId="77777777" w:rsidR="00E730AB" w:rsidRPr="0070411A" w:rsidRDefault="00E730AB" w:rsidP="00E730AB">
            <w:pPr>
              <w:rPr>
                <w:ins w:id="543" w:author="Phạm Hoàn Mỹ" w:date="2026-06-11T01:24:00Z" w16du:dateUtc="2026-06-10T18:24:00Z"/>
                <w:rFonts w:ascii="Courier New" w:hAnsi="Courier New" w:cs="Courier New"/>
                <w:sz w:val="22"/>
                <w:szCs w:val="22"/>
                <w:lang w:val="en-US"/>
                <w:rPrChange w:id="544" w:author="Phạm Hoàn Mỹ" w:date="2026-06-11T01:24:00Z" w16du:dateUtc="2026-06-10T18:24:00Z">
                  <w:rPr>
                    <w:ins w:id="545" w:author="Phạm Hoàn Mỹ" w:date="2026-06-11T01:24:00Z" w16du:dateUtc="2026-06-10T18:24:00Z"/>
                    <w:lang w:val="en-US"/>
                  </w:rPr>
                </w:rPrChange>
              </w:rPr>
            </w:pPr>
            <w:ins w:id="546" w:author="Phạm Hoàn Mỹ" w:date="2026-06-11T01:24:00Z" w16du:dateUtc="2026-06-10T18:24:00Z">
              <w:r w:rsidRPr="0070411A">
                <w:rPr>
                  <w:rFonts w:ascii="Courier New" w:hAnsi="Courier New" w:cs="Courier New"/>
                  <w:sz w:val="22"/>
                  <w:szCs w:val="22"/>
                  <w:lang w:val="en-US"/>
                  <w:rPrChange w:id="547" w:author="Phạm Hoàn Mỹ" w:date="2026-06-11T01:24:00Z" w16du:dateUtc="2026-06-10T18:24:00Z">
                    <w:rPr>
                      <w:lang w:val="en-US"/>
                    </w:rPr>
                  </w:rPrChange>
                </w:rPr>
                <w:t xml:space="preserve">    // 3. Tính tỉ lệ thành công</w:t>
              </w:r>
            </w:ins>
          </w:p>
          <w:p w14:paraId="48D6BD73" w14:textId="77777777" w:rsidR="00E730AB" w:rsidRPr="0070411A" w:rsidRDefault="00E730AB" w:rsidP="00E730AB">
            <w:pPr>
              <w:rPr>
                <w:ins w:id="548" w:author="Phạm Hoàn Mỹ" w:date="2026-06-11T01:24:00Z" w16du:dateUtc="2026-06-10T18:24:00Z"/>
                <w:rFonts w:ascii="Courier New" w:hAnsi="Courier New" w:cs="Courier New"/>
                <w:sz w:val="22"/>
                <w:szCs w:val="22"/>
                <w:lang w:val="en-US"/>
                <w:rPrChange w:id="549" w:author="Phạm Hoàn Mỹ" w:date="2026-06-11T01:24:00Z" w16du:dateUtc="2026-06-10T18:24:00Z">
                  <w:rPr>
                    <w:ins w:id="550" w:author="Phạm Hoàn Mỹ" w:date="2026-06-11T01:24:00Z" w16du:dateUtc="2026-06-10T18:24:00Z"/>
                    <w:lang w:val="en-US"/>
                  </w:rPr>
                </w:rPrChange>
              </w:rPr>
            </w:pPr>
            <w:ins w:id="551" w:author="Phạm Hoàn Mỹ" w:date="2026-06-11T01:24:00Z" w16du:dateUtc="2026-06-10T18:24:00Z">
              <w:r w:rsidRPr="0070411A">
                <w:rPr>
                  <w:rFonts w:ascii="Courier New" w:hAnsi="Courier New" w:cs="Courier New"/>
                  <w:sz w:val="22"/>
                  <w:szCs w:val="22"/>
                  <w:lang w:val="en-US"/>
                  <w:rPrChange w:id="552" w:author="Phạm Hoàn Mỹ" w:date="2026-06-11T01:24:00Z" w16du:dateUtc="2026-06-10T18:24:00Z">
                    <w:rPr>
                      <w:lang w:val="en-US"/>
                    </w:rPr>
                  </w:rPrChange>
                </w:rPr>
                <w:t xml:space="preserve">    successRate = Tính toán công thức OVR phi tuyến tính(mainCard, materials)</w:t>
              </w:r>
            </w:ins>
          </w:p>
          <w:p w14:paraId="712EB21A" w14:textId="77777777" w:rsidR="00E730AB" w:rsidRPr="0070411A" w:rsidRDefault="00E730AB" w:rsidP="00E730AB">
            <w:pPr>
              <w:rPr>
                <w:ins w:id="553" w:author="Phạm Hoàn Mỹ" w:date="2026-06-11T01:24:00Z" w16du:dateUtc="2026-06-10T18:24:00Z"/>
                <w:rFonts w:ascii="Courier New" w:hAnsi="Courier New" w:cs="Courier New"/>
                <w:sz w:val="22"/>
                <w:szCs w:val="22"/>
                <w:lang w:val="en-US"/>
                <w:rPrChange w:id="554" w:author="Phạm Hoàn Mỹ" w:date="2026-06-11T01:24:00Z" w16du:dateUtc="2026-06-10T18:24:00Z">
                  <w:rPr>
                    <w:ins w:id="555" w:author="Phạm Hoàn Mỹ" w:date="2026-06-11T01:24:00Z" w16du:dateUtc="2026-06-10T18:24:00Z"/>
                    <w:lang w:val="en-US"/>
                  </w:rPr>
                </w:rPrChange>
              </w:rPr>
            </w:pPr>
            <w:ins w:id="556" w:author="Phạm Hoàn Mỹ" w:date="2026-06-11T01:24:00Z" w16du:dateUtc="2026-06-10T18:24:00Z">
              <w:r w:rsidRPr="0070411A">
                <w:rPr>
                  <w:rFonts w:ascii="Courier New" w:hAnsi="Courier New" w:cs="Courier New"/>
                  <w:sz w:val="22"/>
                  <w:szCs w:val="22"/>
                  <w:lang w:val="en-US"/>
                  <w:rPrChange w:id="557" w:author="Phạm Hoàn Mỹ" w:date="2026-06-11T01:24:00Z" w16du:dateUtc="2026-06-10T18:24:00Z">
                    <w:rPr>
                      <w:lang w:val="en-US"/>
                    </w:rPr>
                  </w:rPrChange>
                </w:rPr>
                <w:t xml:space="preserve">    </w:t>
              </w:r>
            </w:ins>
          </w:p>
          <w:p w14:paraId="27737AAB" w14:textId="77777777" w:rsidR="00E730AB" w:rsidRPr="0070411A" w:rsidRDefault="00E730AB" w:rsidP="00E730AB">
            <w:pPr>
              <w:rPr>
                <w:ins w:id="558" w:author="Phạm Hoàn Mỹ" w:date="2026-06-11T01:24:00Z" w16du:dateUtc="2026-06-10T18:24:00Z"/>
                <w:rFonts w:ascii="Courier New" w:hAnsi="Courier New" w:cs="Courier New"/>
                <w:sz w:val="22"/>
                <w:szCs w:val="22"/>
                <w:lang w:val="en-US"/>
                <w:rPrChange w:id="559" w:author="Phạm Hoàn Mỹ" w:date="2026-06-11T01:24:00Z" w16du:dateUtc="2026-06-10T18:24:00Z">
                  <w:rPr>
                    <w:ins w:id="560" w:author="Phạm Hoàn Mỹ" w:date="2026-06-11T01:24:00Z" w16du:dateUtc="2026-06-10T18:24:00Z"/>
                    <w:lang w:val="en-US"/>
                  </w:rPr>
                </w:rPrChange>
              </w:rPr>
            </w:pPr>
            <w:ins w:id="561" w:author="Phạm Hoàn Mỹ" w:date="2026-06-11T01:24:00Z" w16du:dateUtc="2026-06-10T18:24:00Z">
              <w:r w:rsidRPr="0070411A">
                <w:rPr>
                  <w:rFonts w:ascii="Courier New" w:hAnsi="Courier New" w:cs="Courier New"/>
                  <w:sz w:val="22"/>
                  <w:szCs w:val="22"/>
                  <w:lang w:val="en-US"/>
                  <w:rPrChange w:id="562" w:author="Phạm Hoàn Mỹ" w:date="2026-06-11T01:24:00Z" w16du:dateUtc="2026-06-10T18:24:00Z">
                    <w:rPr>
                      <w:lang w:val="en-US"/>
                    </w:rPr>
                  </w:rPrChange>
                </w:rPr>
                <w:t xml:space="preserve">    // 4. Quay RNG quyết định</w:t>
              </w:r>
            </w:ins>
          </w:p>
          <w:p w14:paraId="1435C944" w14:textId="77777777" w:rsidR="00E730AB" w:rsidRPr="0070411A" w:rsidRDefault="00E730AB" w:rsidP="00E730AB">
            <w:pPr>
              <w:rPr>
                <w:ins w:id="563" w:author="Phạm Hoàn Mỹ" w:date="2026-06-11T01:24:00Z" w16du:dateUtc="2026-06-10T18:24:00Z"/>
                <w:rFonts w:ascii="Courier New" w:hAnsi="Courier New" w:cs="Courier New"/>
                <w:sz w:val="22"/>
                <w:szCs w:val="22"/>
                <w:lang w:val="en-US"/>
                <w:rPrChange w:id="564" w:author="Phạm Hoàn Mỹ" w:date="2026-06-11T01:24:00Z" w16du:dateUtc="2026-06-10T18:24:00Z">
                  <w:rPr>
                    <w:ins w:id="565" w:author="Phạm Hoàn Mỹ" w:date="2026-06-11T01:24:00Z" w16du:dateUtc="2026-06-10T18:24:00Z"/>
                    <w:lang w:val="en-US"/>
                  </w:rPr>
                </w:rPrChange>
              </w:rPr>
            </w:pPr>
            <w:ins w:id="566" w:author="Phạm Hoàn Mỹ" w:date="2026-06-11T01:24:00Z" w16du:dateUtc="2026-06-10T18:24:00Z">
              <w:r w:rsidRPr="0070411A">
                <w:rPr>
                  <w:rFonts w:ascii="Courier New" w:hAnsi="Courier New" w:cs="Courier New"/>
                  <w:sz w:val="22"/>
                  <w:szCs w:val="22"/>
                  <w:lang w:val="en-US"/>
                  <w:rPrChange w:id="567" w:author="Phạm Hoàn Mỹ" w:date="2026-06-11T01:24:00Z" w16du:dateUtc="2026-06-10T18:24:00Z">
                    <w:rPr>
                      <w:lang w:val="en-US"/>
                    </w:rPr>
                  </w:rPrChange>
                </w:rPr>
                <w:t xml:space="preserve">    roll = ChaosTheoryHelper.nextDouble()  100.0</w:t>
              </w:r>
            </w:ins>
          </w:p>
          <w:p w14:paraId="6E76F2B1" w14:textId="77777777" w:rsidR="00E730AB" w:rsidRPr="0070411A" w:rsidRDefault="00E730AB" w:rsidP="00E730AB">
            <w:pPr>
              <w:rPr>
                <w:ins w:id="568" w:author="Phạm Hoàn Mỹ" w:date="2026-06-11T01:24:00Z" w16du:dateUtc="2026-06-10T18:24:00Z"/>
                <w:rFonts w:ascii="Courier New" w:hAnsi="Courier New" w:cs="Courier New"/>
                <w:sz w:val="22"/>
                <w:szCs w:val="22"/>
                <w:lang w:val="en-US"/>
                <w:rPrChange w:id="569" w:author="Phạm Hoàn Mỹ" w:date="2026-06-11T01:24:00Z" w16du:dateUtc="2026-06-10T18:24:00Z">
                  <w:rPr>
                    <w:ins w:id="570" w:author="Phạm Hoàn Mỹ" w:date="2026-06-11T01:24:00Z" w16du:dateUtc="2026-06-10T18:24:00Z"/>
                    <w:lang w:val="en-US"/>
                  </w:rPr>
                </w:rPrChange>
              </w:rPr>
            </w:pPr>
            <w:ins w:id="571" w:author="Phạm Hoàn Mỹ" w:date="2026-06-11T01:24:00Z" w16du:dateUtc="2026-06-10T18:24:00Z">
              <w:r w:rsidRPr="0070411A">
                <w:rPr>
                  <w:rFonts w:ascii="Courier New" w:hAnsi="Courier New" w:cs="Courier New"/>
                  <w:sz w:val="22"/>
                  <w:szCs w:val="22"/>
                  <w:lang w:val="en-US"/>
                  <w:rPrChange w:id="572" w:author="Phạm Hoàn Mỹ" w:date="2026-06-11T01:24:00Z" w16du:dateUtc="2026-06-10T18:24:00Z">
                    <w:rPr>
                      <w:lang w:val="en-US"/>
                    </w:rPr>
                  </w:rPrChange>
                </w:rPr>
                <w:t xml:space="preserve">    IF roll &lt;= successRate THEN</w:t>
              </w:r>
            </w:ins>
          </w:p>
          <w:p w14:paraId="64496AF5" w14:textId="77777777" w:rsidR="00E730AB" w:rsidRPr="0070411A" w:rsidRDefault="00E730AB" w:rsidP="00E730AB">
            <w:pPr>
              <w:rPr>
                <w:ins w:id="573" w:author="Phạm Hoàn Mỹ" w:date="2026-06-11T01:24:00Z" w16du:dateUtc="2026-06-10T18:24:00Z"/>
                <w:rFonts w:ascii="Courier New" w:hAnsi="Courier New" w:cs="Courier New"/>
                <w:sz w:val="22"/>
                <w:szCs w:val="22"/>
                <w:lang w:val="en-US"/>
                <w:rPrChange w:id="574" w:author="Phạm Hoàn Mỹ" w:date="2026-06-11T01:24:00Z" w16du:dateUtc="2026-06-10T18:24:00Z">
                  <w:rPr>
                    <w:ins w:id="575" w:author="Phạm Hoàn Mỹ" w:date="2026-06-11T01:24:00Z" w16du:dateUtc="2026-06-10T18:24:00Z"/>
                    <w:lang w:val="en-US"/>
                  </w:rPr>
                </w:rPrChange>
              </w:rPr>
            </w:pPr>
            <w:ins w:id="576" w:author="Phạm Hoàn Mỹ" w:date="2026-06-11T01:24:00Z" w16du:dateUtc="2026-06-10T18:24:00Z">
              <w:r w:rsidRPr="0070411A">
                <w:rPr>
                  <w:rFonts w:ascii="Courier New" w:hAnsi="Courier New" w:cs="Courier New"/>
                  <w:sz w:val="22"/>
                  <w:szCs w:val="22"/>
                  <w:lang w:val="en-US"/>
                  <w:rPrChange w:id="577" w:author="Phạm Hoàn Mỹ" w:date="2026-06-11T01:24:00Z" w16du:dateUtc="2026-06-10T18:24:00Z">
                    <w:rPr>
                      <w:lang w:val="en-US"/>
                    </w:rPr>
                  </w:rPrChange>
                </w:rPr>
                <w:t xml:space="preserve">        mainCard.upgradeLevel += 1</w:t>
              </w:r>
            </w:ins>
          </w:p>
          <w:p w14:paraId="6F99202D" w14:textId="77777777" w:rsidR="00E730AB" w:rsidRPr="0070411A" w:rsidRDefault="00E730AB" w:rsidP="00E730AB">
            <w:pPr>
              <w:rPr>
                <w:ins w:id="578" w:author="Phạm Hoàn Mỹ" w:date="2026-06-11T01:24:00Z" w16du:dateUtc="2026-06-10T18:24:00Z"/>
                <w:rFonts w:ascii="Courier New" w:hAnsi="Courier New" w:cs="Courier New"/>
                <w:sz w:val="22"/>
                <w:szCs w:val="22"/>
                <w:lang w:val="en-US"/>
                <w:rPrChange w:id="579" w:author="Phạm Hoàn Mỹ" w:date="2026-06-11T01:24:00Z" w16du:dateUtc="2026-06-10T18:24:00Z">
                  <w:rPr>
                    <w:ins w:id="580" w:author="Phạm Hoàn Mỹ" w:date="2026-06-11T01:24:00Z" w16du:dateUtc="2026-06-10T18:24:00Z"/>
                    <w:lang w:val="en-US"/>
                  </w:rPr>
                </w:rPrChange>
              </w:rPr>
            </w:pPr>
            <w:ins w:id="581" w:author="Phạm Hoàn Mỹ" w:date="2026-06-11T01:24:00Z" w16du:dateUtc="2026-06-10T18:24:00Z">
              <w:r w:rsidRPr="0070411A">
                <w:rPr>
                  <w:rFonts w:ascii="Courier New" w:hAnsi="Courier New" w:cs="Courier New"/>
                  <w:sz w:val="22"/>
                  <w:szCs w:val="22"/>
                  <w:lang w:val="en-US"/>
                  <w:rPrChange w:id="582" w:author="Phạm Hoàn Mỹ" w:date="2026-06-11T01:24:00Z" w16du:dateUtc="2026-06-10T18:24:00Z">
                    <w:rPr>
                      <w:lang w:val="en-US"/>
                    </w:rPr>
                  </w:rPrChange>
                </w:rPr>
                <w:t xml:space="preserve">    ELSE</w:t>
              </w:r>
            </w:ins>
          </w:p>
          <w:p w14:paraId="6074631E" w14:textId="77777777" w:rsidR="00E730AB" w:rsidRPr="0070411A" w:rsidRDefault="00E730AB" w:rsidP="00E730AB">
            <w:pPr>
              <w:rPr>
                <w:ins w:id="583" w:author="Phạm Hoàn Mỹ" w:date="2026-06-11T01:24:00Z" w16du:dateUtc="2026-06-10T18:24:00Z"/>
                <w:rFonts w:ascii="Courier New" w:hAnsi="Courier New" w:cs="Courier New"/>
                <w:sz w:val="22"/>
                <w:szCs w:val="22"/>
                <w:lang w:val="en-US"/>
                <w:rPrChange w:id="584" w:author="Phạm Hoàn Mỹ" w:date="2026-06-11T01:24:00Z" w16du:dateUtc="2026-06-10T18:24:00Z">
                  <w:rPr>
                    <w:ins w:id="585" w:author="Phạm Hoàn Mỹ" w:date="2026-06-11T01:24:00Z" w16du:dateUtc="2026-06-10T18:24:00Z"/>
                    <w:lang w:val="en-US"/>
                  </w:rPr>
                </w:rPrChange>
              </w:rPr>
            </w:pPr>
            <w:ins w:id="586" w:author="Phạm Hoàn Mỹ" w:date="2026-06-11T01:24:00Z" w16du:dateUtc="2026-06-10T18:24:00Z">
              <w:r w:rsidRPr="0070411A">
                <w:rPr>
                  <w:rFonts w:ascii="Courier New" w:hAnsi="Courier New" w:cs="Courier New"/>
                  <w:sz w:val="22"/>
                  <w:szCs w:val="22"/>
                  <w:lang w:val="en-US"/>
                  <w:rPrChange w:id="587" w:author="Phạm Hoàn Mỹ" w:date="2026-06-11T01:24:00Z" w16du:dateUtc="2026-06-10T18:24:00Z">
                    <w:rPr>
                      <w:lang w:val="en-US"/>
                    </w:rPr>
                  </w:rPrChange>
                </w:rPr>
                <w:t xml:space="preserve">        mainCard.upgradeLevel = MAX(1, mainCard.upgradeLevel - 2)</w:t>
              </w:r>
            </w:ins>
          </w:p>
          <w:p w14:paraId="6C0B7101" w14:textId="77777777" w:rsidR="00E730AB" w:rsidRPr="0070411A" w:rsidRDefault="00E730AB" w:rsidP="00E730AB">
            <w:pPr>
              <w:rPr>
                <w:ins w:id="588" w:author="Phạm Hoàn Mỹ" w:date="2026-06-11T01:24:00Z" w16du:dateUtc="2026-06-10T18:24:00Z"/>
                <w:rFonts w:ascii="Courier New" w:hAnsi="Courier New" w:cs="Courier New"/>
                <w:sz w:val="22"/>
                <w:szCs w:val="22"/>
                <w:lang w:val="en-US"/>
                <w:rPrChange w:id="589" w:author="Phạm Hoàn Mỹ" w:date="2026-06-11T01:24:00Z" w16du:dateUtc="2026-06-10T18:24:00Z">
                  <w:rPr>
                    <w:ins w:id="590" w:author="Phạm Hoàn Mỹ" w:date="2026-06-11T01:24:00Z" w16du:dateUtc="2026-06-10T18:24:00Z"/>
                    <w:lang w:val="en-US"/>
                  </w:rPr>
                </w:rPrChange>
              </w:rPr>
            </w:pPr>
            <w:ins w:id="591" w:author="Phạm Hoàn Mỹ" w:date="2026-06-11T01:24:00Z" w16du:dateUtc="2026-06-10T18:24:00Z">
              <w:r w:rsidRPr="0070411A">
                <w:rPr>
                  <w:rFonts w:ascii="Courier New" w:hAnsi="Courier New" w:cs="Courier New"/>
                  <w:sz w:val="22"/>
                  <w:szCs w:val="22"/>
                  <w:lang w:val="en-US"/>
                  <w:rPrChange w:id="592" w:author="Phạm Hoàn Mỹ" w:date="2026-06-11T01:24:00Z" w16du:dateUtc="2026-06-10T18:24:00Z">
                    <w:rPr>
                      <w:lang w:val="en-US"/>
                    </w:rPr>
                  </w:rPrChange>
                </w:rPr>
                <w:t xml:space="preserve">    </w:t>
              </w:r>
            </w:ins>
          </w:p>
          <w:p w14:paraId="0DFB1DEA" w14:textId="77777777" w:rsidR="00E730AB" w:rsidRPr="0070411A" w:rsidRDefault="00E730AB" w:rsidP="00E730AB">
            <w:pPr>
              <w:rPr>
                <w:ins w:id="593" w:author="Phạm Hoàn Mỹ" w:date="2026-06-11T01:24:00Z" w16du:dateUtc="2026-06-10T18:24:00Z"/>
                <w:rFonts w:ascii="Courier New" w:hAnsi="Courier New" w:cs="Courier New"/>
                <w:sz w:val="22"/>
                <w:szCs w:val="22"/>
                <w:lang w:val="en-US"/>
                <w:rPrChange w:id="594" w:author="Phạm Hoàn Mỹ" w:date="2026-06-11T01:24:00Z" w16du:dateUtc="2026-06-10T18:24:00Z">
                  <w:rPr>
                    <w:ins w:id="595" w:author="Phạm Hoàn Mỹ" w:date="2026-06-11T01:24:00Z" w16du:dateUtc="2026-06-10T18:24:00Z"/>
                    <w:lang w:val="en-US"/>
                  </w:rPr>
                </w:rPrChange>
              </w:rPr>
            </w:pPr>
            <w:ins w:id="596" w:author="Phạm Hoàn Mỹ" w:date="2026-06-11T01:24:00Z" w16du:dateUtc="2026-06-10T18:24:00Z">
              <w:r w:rsidRPr="0070411A">
                <w:rPr>
                  <w:rFonts w:ascii="Courier New" w:hAnsi="Courier New" w:cs="Courier New"/>
                  <w:sz w:val="22"/>
                  <w:szCs w:val="22"/>
                  <w:lang w:val="en-US"/>
                  <w:rPrChange w:id="597" w:author="Phạm Hoàn Mỹ" w:date="2026-06-11T01:24:00Z" w16du:dateUtc="2026-06-10T18:24:00Z">
                    <w:rPr>
                      <w:lang w:val="en-US"/>
                    </w:rPr>
                  </w:rPrChange>
                </w:rPr>
                <w:t xml:space="preserve">    // 5. Xóa thẻ nguyên liệu và lưu</w:t>
              </w:r>
            </w:ins>
          </w:p>
          <w:p w14:paraId="75B758DF" w14:textId="77777777" w:rsidR="00E730AB" w:rsidRPr="0070411A" w:rsidRDefault="00E730AB" w:rsidP="00E730AB">
            <w:pPr>
              <w:rPr>
                <w:ins w:id="598" w:author="Phạm Hoàn Mỹ" w:date="2026-06-11T01:24:00Z" w16du:dateUtc="2026-06-10T18:24:00Z"/>
                <w:rFonts w:ascii="Courier New" w:hAnsi="Courier New" w:cs="Courier New"/>
                <w:sz w:val="22"/>
                <w:szCs w:val="22"/>
                <w:lang w:val="en-US"/>
                <w:rPrChange w:id="599" w:author="Phạm Hoàn Mỹ" w:date="2026-06-11T01:24:00Z" w16du:dateUtc="2026-06-10T18:24:00Z">
                  <w:rPr>
                    <w:ins w:id="600" w:author="Phạm Hoàn Mỹ" w:date="2026-06-11T01:24:00Z" w16du:dateUtc="2026-06-10T18:24:00Z"/>
                    <w:lang w:val="en-US"/>
                  </w:rPr>
                </w:rPrChange>
              </w:rPr>
            </w:pPr>
            <w:ins w:id="601" w:author="Phạm Hoàn Mỹ" w:date="2026-06-11T01:24:00Z" w16du:dateUtc="2026-06-10T18:24:00Z">
              <w:r w:rsidRPr="0070411A">
                <w:rPr>
                  <w:rFonts w:ascii="Courier New" w:hAnsi="Courier New" w:cs="Courier New"/>
                  <w:sz w:val="22"/>
                  <w:szCs w:val="22"/>
                  <w:lang w:val="en-US"/>
                  <w:rPrChange w:id="602" w:author="Phạm Hoàn Mỹ" w:date="2026-06-11T01:24:00Z" w16du:dateUtc="2026-06-10T18:24:00Z">
                    <w:rPr>
                      <w:lang w:val="en-US"/>
                    </w:rPr>
                  </w:rPrChange>
                </w:rPr>
                <w:t xml:space="preserve">    userCardRepository.deleteAll(materials)</w:t>
              </w:r>
            </w:ins>
          </w:p>
          <w:p w14:paraId="15D94C10" w14:textId="77777777" w:rsidR="00E730AB" w:rsidRPr="0070411A" w:rsidRDefault="00E730AB" w:rsidP="00E730AB">
            <w:pPr>
              <w:rPr>
                <w:ins w:id="603" w:author="Phạm Hoàn Mỹ" w:date="2026-06-11T01:24:00Z" w16du:dateUtc="2026-06-10T18:24:00Z"/>
                <w:rFonts w:ascii="Courier New" w:hAnsi="Courier New" w:cs="Courier New"/>
                <w:sz w:val="22"/>
                <w:szCs w:val="22"/>
                <w:lang w:val="en-US"/>
                <w:rPrChange w:id="604" w:author="Phạm Hoàn Mỹ" w:date="2026-06-11T01:24:00Z" w16du:dateUtc="2026-06-10T18:24:00Z">
                  <w:rPr>
                    <w:ins w:id="605" w:author="Phạm Hoàn Mỹ" w:date="2026-06-11T01:24:00Z" w16du:dateUtc="2026-06-10T18:24:00Z"/>
                    <w:lang w:val="en-US"/>
                  </w:rPr>
                </w:rPrChange>
              </w:rPr>
            </w:pPr>
            <w:ins w:id="606" w:author="Phạm Hoàn Mỹ" w:date="2026-06-11T01:24:00Z" w16du:dateUtc="2026-06-10T18:24:00Z">
              <w:r w:rsidRPr="0070411A">
                <w:rPr>
                  <w:rFonts w:ascii="Courier New" w:hAnsi="Courier New" w:cs="Courier New"/>
                  <w:sz w:val="22"/>
                  <w:szCs w:val="22"/>
                  <w:lang w:val="en-US"/>
                  <w:rPrChange w:id="607" w:author="Phạm Hoàn Mỹ" w:date="2026-06-11T01:24:00Z" w16du:dateUtc="2026-06-10T18:24:00Z">
                    <w:rPr>
                      <w:lang w:val="en-US"/>
                    </w:rPr>
                  </w:rPrChange>
                </w:rPr>
                <w:t xml:space="preserve">    userCardRepository.save(mainCard)</w:t>
              </w:r>
            </w:ins>
          </w:p>
          <w:p w14:paraId="4C47CEC3" w14:textId="77777777" w:rsidR="00E730AB" w:rsidRPr="0070411A" w:rsidRDefault="00E730AB" w:rsidP="00E730AB">
            <w:pPr>
              <w:rPr>
                <w:ins w:id="608" w:author="Phạm Hoàn Mỹ" w:date="2026-06-11T01:24:00Z" w16du:dateUtc="2026-06-10T18:24:00Z"/>
                <w:rFonts w:ascii="Courier New" w:hAnsi="Courier New" w:cs="Courier New"/>
                <w:sz w:val="22"/>
                <w:szCs w:val="22"/>
                <w:lang w:val="en-US"/>
                <w:rPrChange w:id="609" w:author="Phạm Hoàn Mỹ" w:date="2026-06-11T01:24:00Z" w16du:dateUtc="2026-06-10T18:24:00Z">
                  <w:rPr>
                    <w:ins w:id="610" w:author="Phạm Hoàn Mỹ" w:date="2026-06-11T01:24:00Z" w16du:dateUtc="2026-06-10T18:24:00Z"/>
                    <w:lang w:val="en-US"/>
                  </w:rPr>
                </w:rPrChange>
              </w:rPr>
            </w:pPr>
            <w:ins w:id="611" w:author="Phạm Hoàn Mỹ" w:date="2026-06-11T01:24:00Z" w16du:dateUtc="2026-06-10T18:24:00Z">
              <w:r w:rsidRPr="0070411A">
                <w:rPr>
                  <w:rFonts w:ascii="Courier New" w:hAnsi="Courier New" w:cs="Courier New"/>
                  <w:sz w:val="22"/>
                  <w:szCs w:val="22"/>
                  <w:lang w:val="en-US"/>
                  <w:rPrChange w:id="612" w:author="Phạm Hoàn Mỹ" w:date="2026-06-11T01:24:00Z" w16du:dateUtc="2026-06-10T18:24:00Z">
                    <w:rPr>
                      <w:lang w:val="en-US"/>
                    </w:rPr>
                  </w:rPrChange>
                </w:rPr>
                <w:t xml:space="preserve">    </w:t>
              </w:r>
            </w:ins>
          </w:p>
          <w:p w14:paraId="4DA0F323" w14:textId="12A897A4" w:rsidR="00E730AB" w:rsidRPr="0070411A" w:rsidRDefault="00E730AB" w:rsidP="00E730AB">
            <w:pPr>
              <w:rPr>
                <w:ins w:id="613" w:author="Phạm Hoàn Mỹ" w:date="2026-06-11T01:24:00Z" w16du:dateUtc="2026-06-10T18:24:00Z"/>
                <w:rFonts w:ascii="Courier New" w:hAnsi="Courier New" w:cs="Courier New"/>
                <w:sz w:val="22"/>
                <w:szCs w:val="22"/>
                <w:lang w:val="en-US"/>
                <w:rPrChange w:id="614" w:author="Phạm Hoàn Mỹ" w:date="2026-06-11T01:24:00Z" w16du:dateUtc="2026-06-10T18:24:00Z">
                  <w:rPr>
                    <w:ins w:id="615" w:author="Phạm Hoàn Mỹ" w:date="2026-06-11T01:24:00Z" w16du:dateUtc="2026-06-10T18:24:00Z"/>
                    <w:lang w:val="en-US"/>
                  </w:rPr>
                </w:rPrChange>
              </w:rPr>
            </w:pPr>
            <w:ins w:id="616" w:author="Phạm Hoàn Mỹ" w:date="2026-06-11T01:24:00Z" w16du:dateUtc="2026-06-10T18:24:00Z">
              <w:r w:rsidRPr="0070411A">
                <w:rPr>
                  <w:rFonts w:ascii="Courier New" w:hAnsi="Courier New" w:cs="Courier New"/>
                  <w:sz w:val="22"/>
                  <w:szCs w:val="22"/>
                  <w:lang w:val="en-US"/>
                  <w:rPrChange w:id="617" w:author="Phạm Hoàn Mỹ" w:date="2026-06-11T01:24:00Z" w16du:dateUtc="2026-06-10T18:24:00Z">
                    <w:rPr>
                      <w:lang w:val="en-US"/>
                    </w:rPr>
                  </w:rPrChange>
                </w:rPr>
                <w:t xml:space="preserve">    COMMIT TRANSACTION</w:t>
              </w:r>
            </w:ins>
          </w:p>
        </w:tc>
      </w:tr>
    </w:tbl>
    <w:p w14:paraId="2FFBF148" w14:textId="77777777" w:rsidR="002C6CFF" w:rsidRDefault="002C6CFF" w:rsidP="002C6CFF">
      <w:pPr>
        <w:rPr>
          <w:lang w:val="en-US"/>
        </w:rPr>
      </w:pPr>
    </w:p>
    <w:p w14:paraId="7D49D70C" w14:textId="09DB8CFC" w:rsidR="0070411A" w:rsidRPr="0070411A" w:rsidRDefault="0070411A" w:rsidP="0070411A">
      <w:pPr>
        <w:pStyle w:val="Heading3"/>
        <w:rPr>
          <w:lang w:val="en-US"/>
        </w:rPr>
      </w:pPr>
      <w:r w:rsidRPr="0070411A">
        <w:rPr>
          <w:lang w:val="en-US"/>
        </w:rPr>
        <w:t xml:space="preserve"> Thuật toán Gacha sinh số ngẫu nhiên từ Nhiễu khí quyển**</w:t>
      </w:r>
    </w:p>
    <w:p w14:paraId="349A248E" w14:textId="7AD2A17F" w:rsidR="0070411A" w:rsidRPr="002C6CFF" w:rsidRDefault="0070411A" w:rsidP="002C6CFF">
      <w:pPr>
        <w:rPr>
          <w:ins w:id="618" w:author="Phạm Hoàn Mỹ" w:date="2026-06-11T00:52:00Z" w16du:dateUtc="2026-06-10T17:52:00Z"/>
          <w:lang w:val="en-US"/>
        </w:rPr>
      </w:pPr>
      <w:r w:rsidRPr="0070411A">
        <w:rPr>
          <w:lang w:val="en-US"/>
        </w:rPr>
        <w:t xml:space="preserve">Mosco sử dụng nguồn số ngẫu nhiên thực sự thông qua hàm </w:t>
      </w:r>
      <w:r w:rsidRPr="002568A9">
        <w:rPr>
          <w:color w:val="E36C0A" w:themeColor="accent6" w:themeShade="BF"/>
          <w:lang w:val="en-US"/>
        </w:rPr>
        <w:t>`ChaosTheoryHelper`</w:t>
      </w:r>
      <w:r w:rsidRPr="0070411A">
        <w:rPr>
          <w:lang w:val="en-US"/>
        </w:rPr>
        <w:t xml:space="preserve">. Thuật toán sẽ lên lịch chạy nền mỗi 10 phút để tải số True Random từ API nhiễu </w:t>
      </w:r>
      <w:r w:rsidRPr="0070411A">
        <w:rPr>
          <w:lang w:val="en-US"/>
        </w:rPr>
        <w:lastRenderedPageBreak/>
        <w:t xml:space="preserve">khí quyển, sau đó XOR với </w:t>
      </w:r>
      <w:r w:rsidRPr="002568A9">
        <w:rPr>
          <w:color w:val="E36C0A" w:themeColor="accent6" w:themeShade="BF"/>
          <w:lang w:val="en-US"/>
        </w:rPr>
        <w:t xml:space="preserve">`System.nanoTime()` </w:t>
      </w:r>
      <w:r w:rsidRPr="0070411A">
        <w:rPr>
          <w:lang w:val="en-US"/>
        </w:rPr>
        <w:t>để làm hạt giống (seed) nhằm tạo ra độ ngẫu nhiên tuyệt đối mà không gây trễ (blocking) luồng game chính.</w:t>
      </w:r>
    </w:p>
    <w:p w14:paraId="526939E8" w14:textId="5B7E5301" w:rsidR="0070411A" w:rsidRPr="0070411A" w:rsidRDefault="0070411A" w:rsidP="0070411A">
      <w:pPr>
        <w:pStyle w:val="Heading3"/>
        <w:rPr>
          <w:lang w:val="en-US"/>
        </w:rPr>
      </w:pPr>
      <w:r w:rsidRPr="0070411A">
        <w:rPr>
          <w:lang w:val="en-US"/>
        </w:rPr>
        <w:t xml:space="preserve"> Thuật toán Đồng bộ hóa Dữ liệu Delta (Delta Sync Algorithm)</w:t>
      </w:r>
    </w:p>
    <w:p w14:paraId="29DF61CF" w14:textId="77777777" w:rsidR="0070411A" w:rsidRPr="0070411A" w:rsidRDefault="0070411A" w:rsidP="0070411A">
      <w:pPr>
        <w:rPr>
          <w:lang w:val="en-US"/>
        </w:rPr>
      </w:pPr>
      <w:r w:rsidRPr="0070411A">
        <w:rPr>
          <w:lang w:val="en-US"/>
        </w:rPr>
        <w:t>Việc tải lại danh mục 20.000+ thẻ bài mỗi lần mở app sẽ gây thắt cổ chai mạng và tràn bộ nhớ (OOM). Thuật toán Delta Sync giải quyết vấn đề này bằng cách chỉ đồng bộ những dữ liệu có thay đổi (thêm, sửa, xóa) kể từ lần đồng bộ cuối cùng, hỗ trợ tối đa cho kiến trúc Local-First.</w:t>
      </w:r>
    </w:p>
    <w:p w14:paraId="79B80495" w14:textId="77777777" w:rsidR="0070411A" w:rsidRPr="0070411A" w:rsidRDefault="0070411A" w:rsidP="0070411A">
      <w:pPr>
        <w:rPr>
          <w:lang w:val="en-US"/>
        </w:rPr>
      </w:pPr>
    </w:p>
    <w:p w14:paraId="2394C5C9" w14:textId="2D9B9292" w:rsidR="0070411A" w:rsidRPr="0070411A" w:rsidRDefault="0070411A" w:rsidP="0070411A">
      <w:pPr>
        <w:rPr>
          <w:lang w:val="en-US"/>
        </w:rPr>
      </w:pPr>
      <w:r w:rsidRPr="0070411A">
        <w:rPr>
          <w:i/>
          <w:iCs/>
          <w:lang w:val="en-US"/>
        </w:rPr>
        <w:t>Mã giả (Pseudo-code):</w:t>
      </w:r>
    </w:p>
    <w:tbl>
      <w:tblPr>
        <w:tblStyle w:val="TableGrid"/>
        <w:tblW w:w="0" w:type="auto"/>
        <w:tblLook w:val="04A0" w:firstRow="1" w:lastRow="0" w:firstColumn="1" w:lastColumn="0" w:noHBand="0" w:noVBand="1"/>
      </w:tblPr>
      <w:tblGrid>
        <w:gridCol w:w="9003"/>
      </w:tblGrid>
      <w:tr w:rsidR="0070411A" w:rsidRPr="0070411A" w14:paraId="65A2F606" w14:textId="77777777" w:rsidTr="0070411A">
        <w:tc>
          <w:tcPr>
            <w:tcW w:w="9003" w:type="dxa"/>
          </w:tcPr>
          <w:p w14:paraId="0BC8764B"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FUNCTION executeDeltaSync():</w:t>
            </w:r>
          </w:p>
          <w:p w14:paraId="246ECD73"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 1. Lấy mốc thời gian đồng bộ cuối cùng từ Local</w:t>
            </w:r>
          </w:p>
          <w:p w14:paraId="49CC8314"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lastSync = sharedPreferences.getLong("LAST_SYNC_TIME", 0)</w:t>
            </w:r>
          </w:p>
          <w:p w14:paraId="45CD68FD"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w:t>
            </w:r>
          </w:p>
          <w:p w14:paraId="744179C3"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 2. Kéo dữ liệu phần thừa (Delta Payload) từ Server</w:t>
            </w:r>
          </w:p>
          <w:p w14:paraId="0EE93577"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payload = api.get("/api/v1/cards/sync?lastSyncTime=" + lastSync)</w:t>
            </w:r>
          </w:p>
          <w:p w14:paraId="23B4C104"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IF payload.isEmpty() THEN RETURN</w:t>
            </w:r>
          </w:p>
          <w:p w14:paraId="685D856D"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w:t>
            </w:r>
          </w:p>
          <w:p w14:paraId="66D491AB"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 3. Phân loại dữ liệu</w:t>
            </w:r>
          </w:p>
          <w:p w14:paraId="03E53C9E"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upsertList = [], deleteList = []</w:t>
            </w:r>
          </w:p>
          <w:p w14:paraId="0C5337AB"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FOR EACH item IN payload:</w:t>
            </w:r>
          </w:p>
          <w:p w14:paraId="6F8B4C6C"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IF item.isDeleted THEN deleteList.add(item)</w:t>
            </w:r>
          </w:p>
          <w:p w14:paraId="4DFFB901"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ELSE upsertList.add(item)</w:t>
            </w:r>
          </w:p>
          <w:p w14:paraId="6669393F"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w:t>
            </w:r>
          </w:p>
          <w:p w14:paraId="6DC61694"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 4. Ghi đè vào Room SQLite bằng Transaction (Background Thread)</w:t>
            </w:r>
          </w:p>
          <w:p w14:paraId="635D0CCC"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lastRenderedPageBreak/>
              <w:t xml:space="preserve">    roomDatabase.runInTransaction(() -&gt; {</w:t>
            </w:r>
          </w:p>
          <w:p w14:paraId="03C0D0A5"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cardDao.delete(deleteList)</w:t>
            </w:r>
          </w:p>
          <w:p w14:paraId="1710F7F3"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cardDao.upsert(upsertList)</w:t>
            </w:r>
          </w:p>
          <w:p w14:paraId="0104ECFD"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w:t>
            </w:r>
          </w:p>
          <w:p w14:paraId="350452DE"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w:t>
            </w:r>
          </w:p>
          <w:p w14:paraId="01EBE7E5"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 5. Cập nhật mốc thời gian mới</w:t>
            </w:r>
          </w:p>
          <w:p w14:paraId="7425B523" w14:textId="14DAC128"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sharedPreferences.putLong("LAST_SYNC_TIME", currentTime)</w:t>
            </w:r>
          </w:p>
        </w:tc>
      </w:tr>
    </w:tbl>
    <w:p w14:paraId="4324E8B5" w14:textId="77777777" w:rsidR="0070411A" w:rsidRPr="0070411A" w:rsidRDefault="0070411A" w:rsidP="0070411A">
      <w:pPr>
        <w:rPr>
          <w:lang w:val="en-US"/>
        </w:rPr>
      </w:pPr>
    </w:p>
    <w:p w14:paraId="7A0048B5" w14:textId="22D00F88" w:rsidR="0070411A" w:rsidRPr="0070411A" w:rsidRDefault="0070411A" w:rsidP="0070411A">
      <w:pPr>
        <w:pStyle w:val="Heading3"/>
        <w:rPr>
          <w:lang w:val="en-US"/>
        </w:rPr>
      </w:pPr>
      <w:r w:rsidRPr="0070411A">
        <w:rPr>
          <w:lang w:val="en-US"/>
        </w:rPr>
        <w:t xml:space="preserve"> Thuật toán Bộ đệm LRU (Least Recently Used) và Cơ chế Lazy Loading Hình ảnh</w:t>
      </w:r>
    </w:p>
    <w:p w14:paraId="77F2499A" w14:textId="3B4D56D0" w:rsidR="0070411A" w:rsidRPr="0070411A" w:rsidRDefault="0070411A" w:rsidP="0070411A">
      <w:pPr>
        <w:rPr>
          <w:lang w:val="en-US"/>
        </w:rPr>
      </w:pPr>
      <w:r w:rsidRPr="0070411A">
        <w:rPr>
          <w:lang w:val="en-US"/>
        </w:rPr>
        <w:t xml:space="preserve">Để xử lý 3GB tài nguyên hình ảnh trên thiết bị RAM yếu (Giả lập Android 9), thuật toán chặn các request tải ảnh qua OkHttp Interceptor. Interceptor tự động tiêm Header </w:t>
      </w:r>
      <w:r w:rsidRPr="002568A9">
        <w:rPr>
          <w:color w:val="E36C0A" w:themeColor="accent6" w:themeShade="BF"/>
          <w:lang w:val="en-US"/>
        </w:rPr>
        <w:t>`Accept: image/webp`</w:t>
      </w:r>
      <w:r w:rsidRPr="0070411A">
        <w:rPr>
          <w:lang w:val="en-US"/>
        </w:rPr>
        <w:t xml:space="preserve"> và ép trỏ về </w:t>
      </w:r>
      <w:r w:rsidRPr="002568A9">
        <w:rPr>
          <w:color w:val="E36C0A" w:themeColor="accent6" w:themeShade="BF"/>
          <w:lang w:val="en-US"/>
        </w:rPr>
        <w:t>`/thumbnail`</w:t>
      </w:r>
      <w:r w:rsidRPr="0070411A">
        <w:rPr>
          <w:lang w:val="en-US"/>
        </w:rPr>
        <w:t xml:space="preserve"> trên CDN Cloudflare cho giao diện danh sách. Ảnh độ phân giải gốc (</w:t>
      </w:r>
      <w:r w:rsidRPr="002568A9">
        <w:rPr>
          <w:color w:val="E36C0A" w:themeColor="accent6" w:themeShade="BF"/>
          <w:lang w:val="en-US"/>
        </w:rPr>
        <w:t>`/original`</w:t>
      </w:r>
      <w:r w:rsidRPr="0070411A">
        <w:rPr>
          <w:lang w:val="en-US"/>
        </w:rPr>
        <w:t xml:space="preserve">) chỉ được tải theo cơ chế On-Demand, kết hợp cùng </w:t>
      </w:r>
      <w:r w:rsidRPr="0070411A">
        <w:rPr>
          <w:b/>
          <w:bCs/>
          <w:lang w:val="en-US"/>
        </w:rPr>
        <w:t>Thuật toán LRU Cache</w:t>
      </w:r>
      <w:r w:rsidRPr="0070411A">
        <w:rPr>
          <w:lang w:val="en-US"/>
        </w:rPr>
        <w:t xml:space="preserve"> để liên tục đẩy các bitmap ít được sử dụng nhất ra khỏi bộ nhớ (Garbage Collection), chống Memory Leak.</w:t>
      </w:r>
    </w:p>
    <w:p w14:paraId="24FE90E8" w14:textId="77777777" w:rsidR="0070411A" w:rsidRPr="0070411A" w:rsidRDefault="0070411A" w:rsidP="0070411A">
      <w:pPr>
        <w:rPr>
          <w:lang w:val="en-US"/>
        </w:rPr>
      </w:pPr>
    </w:p>
    <w:p w14:paraId="5509E6C7" w14:textId="382EA788" w:rsidR="0070411A" w:rsidRPr="0070411A" w:rsidRDefault="0070411A" w:rsidP="0070411A">
      <w:pPr>
        <w:pStyle w:val="Heading3"/>
        <w:rPr>
          <w:lang w:val="en-US"/>
        </w:rPr>
      </w:pPr>
      <w:r w:rsidRPr="0070411A">
        <w:rPr>
          <w:lang w:val="en-US"/>
        </w:rPr>
        <w:t xml:space="preserve"> Cơ chế Xử lý Tin nhắn Thời gian thực (Real-time Pub/Sub Message Broker)</w:t>
      </w:r>
    </w:p>
    <w:p w14:paraId="77E7399B" w14:textId="77777777" w:rsidR="0070411A" w:rsidRPr="0070411A" w:rsidRDefault="0070411A" w:rsidP="0070411A">
      <w:pPr>
        <w:rPr>
          <w:lang w:val="en-US"/>
        </w:rPr>
      </w:pPr>
      <w:r w:rsidRPr="0070411A">
        <w:rPr>
          <w:lang w:val="en-US"/>
        </w:rPr>
        <w:t>Nhằm đảm bảo trải nghiệm tương tác (Chat thế giới, Nhắn tin cá nhân) cho lượng lớn người dùng cùng lúc, hệ thống không dùng HTTP Polling mà áp dụng giao thức WebSocket kết hợp STOMP.</w:t>
      </w:r>
    </w:p>
    <w:p w14:paraId="7C99DCED" w14:textId="77777777" w:rsidR="0070411A" w:rsidRPr="0070411A" w:rsidRDefault="0070411A" w:rsidP="0070411A">
      <w:pPr>
        <w:rPr>
          <w:lang w:val="en-US"/>
        </w:rPr>
      </w:pPr>
    </w:p>
    <w:p w14:paraId="35BD6669" w14:textId="34A890CF" w:rsidR="0070411A" w:rsidRPr="0070411A" w:rsidRDefault="0070411A" w:rsidP="0070411A">
      <w:pPr>
        <w:rPr>
          <w:lang w:val="en-US"/>
        </w:rPr>
      </w:pPr>
      <w:r w:rsidRPr="0070411A">
        <w:rPr>
          <w:i/>
          <w:iCs/>
          <w:lang w:val="en-US"/>
        </w:rPr>
        <w:t>Cơ chế định tuyến và Xử lý sự cố:</w:t>
      </w:r>
    </w:p>
    <w:p w14:paraId="3E0E9CCA" w14:textId="66B8C1C0" w:rsidR="0070411A" w:rsidRPr="0070411A" w:rsidRDefault="0070411A" w:rsidP="0070411A">
      <w:pPr>
        <w:ind w:firstLine="720"/>
        <w:rPr>
          <w:lang w:val="en-US"/>
        </w:rPr>
      </w:pPr>
      <w:r w:rsidRPr="0070411A">
        <w:rPr>
          <w:b/>
          <w:bCs/>
          <w:lang w:val="en-US"/>
        </w:rPr>
        <w:lastRenderedPageBreak/>
        <w:t>Định tuyến Pub/Sub (Publish-Subscribe):</w:t>
      </w:r>
      <w:r w:rsidRPr="0070411A">
        <w:rPr>
          <w:lang w:val="en-US"/>
        </w:rPr>
        <w:t xml:space="preserve"> Khi tin nhắn được gửi, Server Message Broker (Spring Boot) định tuyến bản tin thông qua In-memory Queue để giảm độ trễ.</w:t>
      </w:r>
    </w:p>
    <w:p w14:paraId="51A1D8A2" w14:textId="77777777" w:rsidR="0070411A" w:rsidRPr="0070411A" w:rsidRDefault="0070411A" w:rsidP="0070411A">
      <w:pPr>
        <w:rPr>
          <w:lang w:val="en-US"/>
        </w:rPr>
      </w:pPr>
      <w:r w:rsidRPr="0070411A">
        <w:rPr>
          <w:lang w:val="en-US"/>
        </w:rPr>
        <w:t xml:space="preserve">   - Với World Chat: Broker phân phát (broadcast) ngay lập tức tới tất cả client đang subscribe </w:t>
      </w:r>
      <w:r w:rsidRPr="002568A9">
        <w:rPr>
          <w:color w:val="E36C0A" w:themeColor="accent6" w:themeShade="BF"/>
          <w:lang w:val="en-US"/>
        </w:rPr>
        <w:t>`/topic/public`</w:t>
      </w:r>
      <w:r w:rsidRPr="0070411A">
        <w:rPr>
          <w:lang w:val="en-US"/>
        </w:rPr>
        <w:t>.</w:t>
      </w:r>
    </w:p>
    <w:p w14:paraId="4900A43B" w14:textId="77777777" w:rsidR="0070411A" w:rsidRPr="0070411A" w:rsidRDefault="0070411A" w:rsidP="0070411A">
      <w:pPr>
        <w:rPr>
          <w:lang w:val="en-US"/>
        </w:rPr>
      </w:pPr>
      <w:r w:rsidRPr="0070411A">
        <w:rPr>
          <w:lang w:val="en-US"/>
        </w:rPr>
        <w:t xml:space="preserve">   - Với Private Chat: Broker phân giải Session ID qua UserPrincipal và gửi đích danh tới hàng đợi </w:t>
      </w:r>
      <w:r w:rsidRPr="002568A9">
        <w:rPr>
          <w:color w:val="E36C0A" w:themeColor="accent6" w:themeShade="BF"/>
          <w:lang w:val="en-US"/>
        </w:rPr>
        <w:t>`/user/{userId}/queue/private`</w:t>
      </w:r>
      <w:r w:rsidRPr="0070411A">
        <w:rPr>
          <w:lang w:val="en-US"/>
        </w:rPr>
        <w:t>.</w:t>
      </w:r>
    </w:p>
    <w:p w14:paraId="38A93C0F" w14:textId="4546F2E3" w:rsidR="0070411A" w:rsidRPr="0070411A" w:rsidRDefault="0070411A" w:rsidP="0070411A">
      <w:pPr>
        <w:ind w:firstLine="720"/>
        <w:rPr>
          <w:lang w:val="en-US"/>
        </w:rPr>
      </w:pPr>
      <w:r w:rsidRPr="0070411A">
        <w:rPr>
          <w:b/>
          <w:bCs/>
          <w:lang w:val="en-US"/>
        </w:rPr>
        <w:t>Lưu trữ Bất đồng bộ (Async Persistence):</w:t>
      </w:r>
      <w:r w:rsidRPr="0070411A">
        <w:rPr>
          <w:lang w:val="en-US"/>
        </w:rPr>
        <w:t xml:space="preserve"> Một Worker Thread chạy ngầm sẽ gom các tin nhắn (Batching) để lưu vào MySQL theo từng lô, tránh tình trạng Insert liên tục làm thắt cổ chai DB.</w:t>
      </w:r>
    </w:p>
    <w:p w14:paraId="5C45BE48" w14:textId="50560523" w:rsidR="0070411A" w:rsidRPr="0070411A" w:rsidRDefault="0070411A" w:rsidP="0070411A">
      <w:pPr>
        <w:ind w:firstLine="567"/>
        <w:rPr>
          <w:lang w:val="en-US"/>
        </w:rPr>
      </w:pPr>
      <w:r w:rsidRPr="0070411A">
        <w:rPr>
          <w:b/>
          <w:bCs/>
          <w:lang w:val="en-US"/>
        </w:rPr>
        <w:t>Reconnection &amp; Debounce (Phía Client):</w:t>
      </w:r>
      <w:r w:rsidRPr="0070411A">
        <w:rPr>
          <w:lang w:val="en-US"/>
        </w:rPr>
        <w:t xml:space="preserve"> Ứng dụng Android triển khai thuật toán </w:t>
      </w:r>
      <w:r w:rsidRPr="0070411A">
        <w:rPr>
          <w:i/>
          <w:iCs/>
          <w:lang w:val="en-US"/>
        </w:rPr>
        <w:t>Exponential Backoff</w:t>
      </w:r>
      <w:r w:rsidRPr="0070411A">
        <w:rPr>
          <w:lang w:val="en-US"/>
        </w:rPr>
        <w:t xml:space="preserve"> để tự phục hồi kết nối khi rớt mạng. Các nút gửi tin nhắn được áp dụng </w:t>
      </w:r>
      <w:r w:rsidRPr="002568A9">
        <w:rPr>
          <w:color w:val="E36C0A" w:themeColor="accent6" w:themeShade="BF"/>
          <w:lang w:val="en-US"/>
        </w:rPr>
        <w:t>`ClickDebounce`</w:t>
      </w:r>
      <w:r w:rsidRPr="0070411A">
        <w:rPr>
          <w:lang w:val="en-US"/>
        </w:rPr>
        <w:t xml:space="preserve"> nhằm ngăn chặn người chơi spam API làm ngập lụt Server.</w:t>
      </w:r>
    </w:p>
    <w:p w14:paraId="7AA1BD06" w14:textId="7328BFFA" w:rsidR="0070411A" w:rsidRPr="0070411A" w:rsidRDefault="0070411A" w:rsidP="0070411A">
      <w:pPr>
        <w:pStyle w:val="Heading2"/>
        <w:rPr>
          <w:lang w:val="en-US"/>
        </w:rPr>
      </w:pPr>
      <w:r w:rsidRPr="0070411A">
        <w:rPr>
          <w:lang w:val="en-US"/>
        </w:rPr>
        <w:t xml:space="preserve"> Phác thảo giao diện ứng dụng (UI/UX)</w:t>
      </w:r>
    </w:p>
    <w:p w14:paraId="29DD8C76" w14:textId="77777777" w:rsidR="0070411A" w:rsidRPr="0070411A" w:rsidRDefault="0070411A" w:rsidP="0070411A">
      <w:pPr>
        <w:rPr>
          <w:lang w:val="en-US"/>
        </w:rPr>
      </w:pPr>
      <w:r w:rsidRPr="0070411A">
        <w:rPr>
          <w:lang w:val="en-US"/>
        </w:rPr>
        <w:t>Giao diện ứng dụng được thiết kế tối giản, áp dụng phong cách Dark Mode mặc định. Việc ứng dụng Skeleton Loading (Shimmer Effect) và giảm thiểu hiệu ứng lật trang thừa thãi giúp duy trì độ mượt mà.</w:t>
      </w:r>
    </w:p>
    <w:p w14:paraId="33625951" w14:textId="77777777" w:rsidR="0070411A" w:rsidRPr="0070411A" w:rsidRDefault="0070411A" w:rsidP="0070411A">
      <w:pPr>
        <w:rPr>
          <w:lang w:val="en-US"/>
        </w:rPr>
      </w:pPr>
    </w:p>
    <w:p w14:paraId="5F095915" w14:textId="41EA38FF" w:rsidR="0070411A" w:rsidRPr="0070411A" w:rsidRDefault="0070411A" w:rsidP="0070411A">
      <w:pPr>
        <w:rPr>
          <w:lang w:val="en-US"/>
        </w:rPr>
      </w:pPr>
      <w:r w:rsidRPr="0070411A">
        <w:rPr>
          <w:i/>
          <w:iCs/>
          <w:lang w:val="en-US"/>
        </w:rPr>
        <w:t>[CHÈN HÌNH 3.7: Màn hình Home và Kho đồ]</w:t>
      </w:r>
    </w:p>
    <w:p w14:paraId="04AB609C" w14:textId="025BA3C0" w:rsidR="0070411A" w:rsidRPr="0070411A" w:rsidRDefault="0070411A" w:rsidP="0070411A">
      <w:pPr>
        <w:rPr>
          <w:lang w:val="en-US"/>
        </w:rPr>
      </w:pPr>
      <w:r w:rsidRPr="0070411A">
        <w:rPr>
          <w:i/>
          <w:iCs/>
          <w:lang w:val="en-US"/>
        </w:rPr>
        <w:t>Ghi chú cho hình: Hình 3.7: Giao diện màn hình chính và bộ sưu tập</w:t>
      </w:r>
    </w:p>
    <w:p w14:paraId="3DA5FC51" w14:textId="77777777" w:rsidR="0070411A" w:rsidRPr="0070411A" w:rsidRDefault="0070411A" w:rsidP="0070411A">
      <w:pPr>
        <w:rPr>
          <w:lang w:val="en-US"/>
        </w:rPr>
      </w:pPr>
    </w:p>
    <w:p w14:paraId="23CD7962" w14:textId="3F8BD110" w:rsidR="0070411A" w:rsidRPr="0070411A" w:rsidRDefault="0070411A" w:rsidP="0070411A">
      <w:pPr>
        <w:rPr>
          <w:lang w:val="en-US"/>
        </w:rPr>
      </w:pPr>
      <w:r w:rsidRPr="0070411A">
        <w:rPr>
          <w:i/>
          <w:iCs/>
          <w:lang w:val="en-US"/>
        </w:rPr>
        <w:t>[CHÈN HÌNH 3.8: Màn hình Quay thưởng Gacha]</w:t>
      </w:r>
    </w:p>
    <w:p w14:paraId="1CB662CB" w14:textId="413787AB" w:rsidR="0070411A" w:rsidRPr="0070411A" w:rsidRDefault="0070411A" w:rsidP="0070411A">
      <w:pPr>
        <w:rPr>
          <w:lang w:val="en-US"/>
        </w:rPr>
      </w:pPr>
      <w:r w:rsidRPr="0070411A">
        <w:rPr>
          <w:i/>
          <w:iCs/>
          <w:lang w:val="en-US"/>
        </w:rPr>
        <w:t>Ghi chú cho hình: Hình 3.8: Giao diện cơ chế quay thưởng Gacha</w:t>
      </w:r>
    </w:p>
    <w:p w14:paraId="1BF8D672" w14:textId="77777777" w:rsidR="0070411A" w:rsidRPr="0070411A" w:rsidRDefault="0070411A" w:rsidP="0070411A">
      <w:pPr>
        <w:rPr>
          <w:lang w:val="en-US"/>
        </w:rPr>
      </w:pPr>
    </w:p>
    <w:p w14:paraId="34479EF1" w14:textId="174C46BC" w:rsidR="0070411A" w:rsidRPr="0070411A" w:rsidRDefault="0070411A" w:rsidP="0070411A">
      <w:pPr>
        <w:rPr>
          <w:lang w:val="en-US"/>
        </w:rPr>
      </w:pPr>
      <w:r w:rsidRPr="0070411A">
        <w:rPr>
          <w:i/>
          <w:iCs/>
          <w:lang w:val="en-US"/>
        </w:rPr>
        <w:lastRenderedPageBreak/>
        <w:t>[CHÈN HÌNH 3.9: Màn hình Nâng cấp thẻ]</w:t>
      </w:r>
    </w:p>
    <w:p w14:paraId="7709F346" w14:textId="62578C71" w:rsidR="002C6CFF" w:rsidRPr="002C6CFF" w:rsidRDefault="0070411A" w:rsidP="002C6CFF">
      <w:pPr>
        <w:rPr>
          <w:ins w:id="619" w:author="Phạm Hoàn Mỹ" w:date="2026-06-11T00:52:00Z" w16du:dateUtc="2026-06-10T17:52:00Z"/>
          <w:lang w:val="en-US"/>
        </w:rPr>
      </w:pPr>
      <w:r w:rsidRPr="0070411A">
        <w:rPr>
          <w:i/>
          <w:iCs/>
          <w:lang w:val="en-US"/>
        </w:rPr>
        <w:t>Ghi chú cho hình: Hình 3.9: Giao diện nâng cấp thẻ bài FO4 Style</w:t>
      </w:r>
    </w:p>
    <w:p w14:paraId="53C6AD1B" w14:textId="25D4E3EB" w:rsidR="002C6CFF" w:rsidRPr="002C6CFF" w:rsidRDefault="002C6CFF" w:rsidP="0070411A">
      <w:pPr>
        <w:pStyle w:val="Heading2"/>
        <w:rPr>
          <w:ins w:id="620" w:author="Phạm Hoàn Mỹ" w:date="2026-06-11T00:52:00Z" w16du:dateUtc="2026-06-10T17:52:00Z"/>
          <w:lang w:val="en-US"/>
        </w:rPr>
        <w:pPrChange w:id="621" w:author="Phạm Hoàn Mỹ" w:date="2026-06-11T00:59:00Z" w16du:dateUtc="2026-06-10T17:59:00Z">
          <w:pPr/>
        </w:pPrChange>
      </w:pPr>
      <w:ins w:id="622" w:author="Phạm Hoàn Mỹ" w:date="2026-06-11T00:52:00Z" w16du:dateUtc="2026-06-10T17:52:00Z">
        <w:r w:rsidRPr="002C6CFF">
          <w:rPr>
            <w:lang w:val="en-US"/>
          </w:rPr>
          <w:t xml:space="preserve"> Thiết kế Giao tiếp Hệ thống (API Endpoints)</w:t>
        </w:r>
      </w:ins>
    </w:p>
    <w:p w14:paraId="07EBB536" w14:textId="52522465" w:rsidR="002C6CFF" w:rsidRPr="002C6CFF" w:rsidRDefault="002C6CFF">
      <w:pPr>
        <w:ind w:firstLine="720"/>
        <w:jc w:val="both"/>
        <w:rPr>
          <w:ins w:id="623" w:author="Phạm Hoàn Mỹ" w:date="2026-06-11T00:52:00Z" w16du:dateUtc="2026-06-10T17:52:00Z"/>
          <w:lang w:val="en-US"/>
        </w:rPr>
        <w:pPrChange w:id="624" w:author="Phạm Hoàn Mỹ" w:date="2026-06-11T01:41:00Z" w16du:dateUtc="2026-06-10T18:41:00Z">
          <w:pPr/>
        </w:pPrChange>
      </w:pPr>
      <w:ins w:id="625" w:author="Phạm Hoàn Mỹ" w:date="2026-06-11T00:52:00Z" w16du:dateUtc="2026-06-10T17:52:00Z">
        <w:r w:rsidRPr="002C6CFF">
          <w:rPr>
            <w:lang w:val="en-US"/>
          </w:rPr>
          <w:t xml:space="preserve">Hệ thống giao tiếp giữa </w:t>
        </w:r>
        <w:r w:rsidRPr="00E730AB">
          <w:rPr>
            <w:b/>
            <w:bCs/>
            <w:lang w:val="en-US"/>
            <w:rPrChange w:id="626" w:author="Phạm Hoàn Mỹ" w:date="2026-06-11T01:28:00Z" w16du:dateUtc="2026-06-10T18:28:00Z">
              <w:rPr>
                <w:lang w:val="en-US"/>
              </w:rPr>
            </w:rPrChange>
          </w:rPr>
          <w:t>Client (Android)</w:t>
        </w:r>
        <w:r w:rsidRPr="002C6CFF">
          <w:rPr>
            <w:lang w:val="en-US"/>
          </w:rPr>
          <w:t xml:space="preserve"> và </w:t>
        </w:r>
        <w:r w:rsidRPr="00E730AB">
          <w:rPr>
            <w:b/>
            <w:bCs/>
            <w:lang w:val="en-US"/>
            <w:rPrChange w:id="627" w:author="Phạm Hoàn Mỹ" w:date="2026-06-11T01:28:00Z" w16du:dateUtc="2026-06-10T18:28:00Z">
              <w:rPr>
                <w:lang w:val="en-US"/>
              </w:rPr>
            </w:rPrChange>
          </w:rPr>
          <w:t>Server (Spring Boot)</w:t>
        </w:r>
        <w:r w:rsidRPr="002C6CFF">
          <w:rPr>
            <w:lang w:val="en-US"/>
          </w:rPr>
          <w:t xml:space="preserve"> được thiết kế theo tiêu chuẩn </w:t>
        </w:r>
        <w:r w:rsidRPr="00E730AB">
          <w:rPr>
            <w:b/>
            <w:bCs/>
            <w:lang w:val="en-US"/>
            <w:rPrChange w:id="628" w:author="Phạm Hoàn Mỹ" w:date="2026-06-11T01:28:00Z" w16du:dateUtc="2026-06-10T18:28:00Z">
              <w:rPr>
                <w:lang w:val="en-US"/>
              </w:rPr>
            </w:rPrChange>
          </w:rPr>
          <w:t>RESTful API</w:t>
        </w:r>
        <w:r w:rsidRPr="002C6CFF">
          <w:rPr>
            <w:lang w:val="en-US"/>
          </w:rPr>
          <w:t xml:space="preserve"> đối với các tác vụ phi đồng bộ truyền thống, và </w:t>
        </w:r>
        <w:r w:rsidRPr="00E730AB">
          <w:rPr>
            <w:b/>
            <w:bCs/>
            <w:lang w:val="en-US"/>
            <w:rPrChange w:id="629" w:author="Phạm Hoàn Mỹ" w:date="2026-06-11T01:28:00Z" w16du:dateUtc="2026-06-10T18:28:00Z">
              <w:rPr>
                <w:lang w:val="en-US"/>
              </w:rPr>
            </w:rPrChange>
          </w:rPr>
          <w:t>WebSocket</w:t>
        </w:r>
        <w:r w:rsidRPr="002C6CFF">
          <w:rPr>
            <w:lang w:val="en-US"/>
          </w:rPr>
          <w:t xml:space="preserve"> đối với các tương tác thời gian thực. Dữ liệu truyền tải định dạng chuẩn </w:t>
        </w:r>
        <w:r w:rsidRPr="00E730AB">
          <w:rPr>
            <w:b/>
            <w:bCs/>
            <w:lang w:val="en-US"/>
            <w:rPrChange w:id="630" w:author="Phạm Hoàn Mỹ" w:date="2026-06-11T01:28:00Z" w16du:dateUtc="2026-06-10T18:28:00Z">
              <w:rPr>
                <w:lang w:val="en-US"/>
              </w:rPr>
            </w:rPrChange>
          </w:rPr>
          <w:t xml:space="preserve">JSON </w:t>
        </w:r>
        <w:r w:rsidRPr="002C6CFF">
          <w:rPr>
            <w:lang w:val="en-US"/>
          </w:rPr>
          <w:t xml:space="preserve">và được bảo mật bởi </w:t>
        </w:r>
        <w:r w:rsidRPr="00E730AB">
          <w:rPr>
            <w:b/>
            <w:bCs/>
            <w:lang w:val="en-US"/>
            <w:rPrChange w:id="631" w:author="Phạm Hoàn Mỹ" w:date="2026-06-11T01:28:00Z" w16du:dateUtc="2026-06-10T18:28:00Z">
              <w:rPr>
                <w:lang w:val="en-US"/>
              </w:rPr>
            </w:rPrChange>
          </w:rPr>
          <w:t>Spring Security (JWT).</w:t>
        </w:r>
      </w:ins>
    </w:p>
    <w:p w14:paraId="78938845" w14:textId="77777777" w:rsidR="002C6CFF" w:rsidRPr="002C6CFF" w:rsidRDefault="002C6CFF" w:rsidP="002C6CFF">
      <w:pPr>
        <w:rPr>
          <w:ins w:id="632" w:author="Phạm Hoàn Mỹ" w:date="2026-06-11T00:52:00Z" w16du:dateUtc="2026-06-10T17:52:00Z"/>
          <w:lang w:val="en-US"/>
        </w:rPr>
      </w:pPr>
    </w:p>
    <w:p w14:paraId="4EDFACFC" w14:textId="3B1DC35E" w:rsidR="002C6CFF" w:rsidRPr="002C6CFF" w:rsidRDefault="002C6CFF" w:rsidP="002C6CFF">
      <w:pPr>
        <w:rPr>
          <w:ins w:id="633" w:author="Phạm Hoàn Mỹ" w:date="2026-06-11T00:52:00Z" w16du:dateUtc="2026-06-10T17:52:00Z"/>
          <w:lang w:val="en-US"/>
        </w:rPr>
      </w:pPr>
      <w:ins w:id="634" w:author="Phạm Hoàn Mỹ" w:date="2026-06-11T00:52:00Z" w16du:dateUtc="2026-06-10T17:52:00Z">
        <w:r w:rsidRPr="002C6CFF">
          <w:rPr>
            <w:lang w:val="en-US"/>
          </w:rPr>
          <w:t>Bảng 3.1: Danh sách các API Endpoints lõi của hệ thống</w:t>
        </w:r>
      </w:ins>
    </w:p>
    <w:tbl>
      <w:tblPr>
        <w:tblStyle w:val="TableGrid"/>
        <w:tblW w:w="8888" w:type="dxa"/>
        <w:tblLook w:val="04A0" w:firstRow="1" w:lastRow="0" w:firstColumn="1" w:lastColumn="0" w:noHBand="0" w:noVBand="1"/>
        <w:tblPrChange w:id="635" w:author="Phạm Hoàn Mỹ" w:date="2026-06-11T01:37:00Z" w16du:dateUtc="2026-06-10T18:37:00Z">
          <w:tblPr>
            <w:tblW w:w="0" w:type="dxa"/>
            <w:tblCellMar>
              <w:left w:w="0" w:type="dxa"/>
              <w:right w:w="0" w:type="dxa"/>
            </w:tblCellMar>
            <w:tblLook w:val="04A0" w:firstRow="1" w:lastRow="0" w:firstColumn="1" w:lastColumn="0" w:noHBand="0" w:noVBand="1"/>
          </w:tblPr>
        </w:tblPrChange>
      </w:tblPr>
      <w:tblGrid>
        <w:gridCol w:w="1728"/>
        <w:gridCol w:w="2820"/>
        <w:gridCol w:w="3055"/>
        <w:gridCol w:w="1285"/>
        <w:tblGridChange w:id="636">
          <w:tblGrid>
            <w:gridCol w:w="126"/>
            <w:gridCol w:w="978"/>
            <w:gridCol w:w="624"/>
            <w:gridCol w:w="2070"/>
            <w:gridCol w:w="750"/>
            <w:gridCol w:w="3055"/>
            <w:gridCol w:w="241"/>
            <w:gridCol w:w="1044"/>
            <w:gridCol w:w="115"/>
          </w:tblGrid>
        </w:tblGridChange>
      </w:tblGrid>
      <w:tr w:rsidR="000D710A" w:rsidRPr="000D710A" w14:paraId="2AF2DDB8" w14:textId="77777777" w:rsidTr="000D710A">
        <w:trPr>
          <w:trHeight w:val="315"/>
          <w:ins w:id="637" w:author="Phạm Hoàn Mỹ" w:date="2026-06-11T01:36:00Z"/>
          <w:trPrChange w:id="638" w:author="Phạm Hoàn Mỹ" w:date="2026-06-11T01:37:00Z" w16du:dateUtc="2026-06-10T18:37:00Z">
            <w:trPr>
              <w:gridBefore w:val="1"/>
              <w:trHeight w:val="315"/>
            </w:trPr>
          </w:trPrChange>
        </w:trPr>
        <w:tc>
          <w:tcPr>
            <w:tcW w:w="1728" w:type="dxa"/>
            <w:vAlign w:val="center"/>
            <w:hideMark/>
            <w:tcPrChange w:id="639"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0547B683" w14:textId="77777777" w:rsidR="000D710A" w:rsidRPr="000D710A" w:rsidRDefault="000D710A">
            <w:pPr>
              <w:jc w:val="center"/>
              <w:rPr>
                <w:ins w:id="640" w:author="Phạm Hoàn Mỹ" w:date="2026-06-11T01:36:00Z"/>
                <w:b/>
                <w:bCs/>
                <w:lang w:val="en-US"/>
                <w:rPrChange w:id="641" w:author="Phạm Hoàn Mỹ" w:date="2026-06-11T01:36:00Z" w16du:dateUtc="2026-06-10T18:36:00Z">
                  <w:rPr>
                    <w:ins w:id="642" w:author="Phạm Hoàn Mỹ" w:date="2026-06-11T01:36:00Z"/>
                    <w:lang w:val="en-US"/>
                  </w:rPr>
                </w:rPrChange>
              </w:rPr>
              <w:pPrChange w:id="643" w:author="Phạm Hoàn Mỹ" w:date="2026-06-11T01:37:00Z" w16du:dateUtc="2026-06-10T18:37:00Z">
                <w:pPr/>
              </w:pPrChange>
            </w:pPr>
            <w:ins w:id="644" w:author="Phạm Hoàn Mỹ" w:date="2026-06-11T01:36:00Z">
              <w:r w:rsidRPr="000D710A">
                <w:rPr>
                  <w:b/>
                  <w:bCs/>
                  <w:lang w:val="en-US"/>
                  <w:rPrChange w:id="645" w:author="Phạm Hoàn Mỹ" w:date="2026-06-11T01:36:00Z" w16du:dateUtc="2026-06-10T18:36:00Z">
                    <w:rPr>
                      <w:lang w:val="en-US"/>
                    </w:rPr>
                  </w:rPrChange>
                </w:rPr>
                <w:t>Phương thức</w:t>
              </w:r>
            </w:ins>
          </w:p>
        </w:tc>
        <w:tc>
          <w:tcPr>
            <w:tcW w:w="2340" w:type="dxa"/>
            <w:vAlign w:val="center"/>
            <w:hideMark/>
            <w:tcPrChange w:id="646"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2B3182E1" w14:textId="77777777" w:rsidR="000D710A" w:rsidRPr="000D710A" w:rsidRDefault="000D710A">
            <w:pPr>
              <w:jc w:val="center"/>
              <w:rPr>
                <w:ins w:id="647" w:author="Phạm Hoàn Mỹ" w:date="2026-06-11T01:36:00Z"/>
                <w:b/>
                <w:bCs/>
                <w:lang w:val="en-US"/>
                <w:rPrChange w:id="648" w:author="Phạm Hoàn Mỹ" w:date="2026-06-11T01:36:00Z" w16du:dateUtc="2026-06-10T18:36:00Z">
                  <w:rPr>
                    <w:ins w:id="649" w:author="Phạm Hoàn Mỹ" w:date="2026-06-11T01:36:00Z"/>
                    <w:lang w:val="en-US"/>
                  </w:rPr>
                </w:rPrChange>
              </w:rPr>
              <w:pPrChange w:id="650" w:author="Phạm Hoàn Mỹ" w:date="2026-06-11T01:37:00Z" w16du:dateUtc="2026-06-10T18:37:00Z">
                <w:pPr/>
              </w:pPrChange>
            </w:pPr>
            <w:ins w:id="651" w:author="Phạm Hoàn Mỹ" w:date="2026-06-11T01:36:00Z">
              <w:r w:rsidRPr="000D710A">
                <w:rPr>
                  <w:b/>
                  <w:bCs/>
                  <w:lang w:val="en-US"/>
                  <w:rPrChange w:id="652" w:author="Phạm Hoàn Mỹ" w:date="2026-06-11T01:36:00Z" w16du:dateUtc="2026-06-10T18:36:00Z">
                    <w:rPr>
                      <w:lang w:val="en-US"/>
                    </w:rPr>
                  </w:rPrChange>
                </w:rPr>
                <w:t>Endpoint</w:t>
              </w:r>
            </w:ins>
          </w:p>
        </w:tc>
        <w:tc>
          <w:tcPr>
            <w:tcW w:w="0" w:type="auto"/>
            <w:vAlign w:val="center"/>
            <w:hideMark/>
            <w:tcPrChange w:id="653"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2576A990" w14:textId="77777777" w:rsidR="000D710A" w:rsidRPr="000D710A" w:rsidRDefault="000D710A">
            <w:pPr>
              <w:jc w:val="center"/>
              <w:rPr>
                <w:ins w:id="654" w:author="Phạm Hoàn Mỹ" w:date="2026-06-11T01:36:00Z"/>
                <w:b/>
                <w:bCs/>
                <w:lang w:val="en-US"/>
                <w:rPrChange w:id="655" w:author="Phạm Hoàn Mỹ" w:date="2026-06-11T01:36:00Z" w16du:dateUtc="2026-06-10T18:36:00Z">
                  <w:rPr>
                    <w:ins w:id="656" w:author="Phạm Hoàn Mỹ" w:date="2026-06-11T01:36:00Z"/>
                    <w:lang w:val="en-US"/>
                  </w:rPr>
                </w:rPrChange>
              </w:rPr>
              <w:pPrChange w:id="657" w:author="Phạm Hoàn Mỹ" w:date="2026-06-11T01:37:00Z" w16du:dateUtc="2026-06-10T18:37:00Z">
                <w:pPr/>
              </w:pPrChange>
            </w:pPr>
            <w:ins w:id="658" w:author="Phạm Hoàn Mỹ" w:date="2026-06-11T01:36:00Z">
              <w:r w:rsidRPr="000D710A">
                <w:rPr>
                  <w:b/>
                  <w:bCs/>
                  <w:lang w:val="en-US"/>
                  <w:rPrChange w:id="659" w:author="Phạm Hoàn Mỹ" w:date="2026-06-11T01:36:00Z" w16du:dateUtc="2026-06-10T18:36:00Z">
                    <w:rPr>
                      <w:lang w:val="en-US"/>
                    </w:rPr>
                  </w:rPrChange>
                </w:rPr>
                <w:t>Chức năng &amp; Mô tả kỹ thuật</w:t>
              </w:r>
            </w:ins>
          </w:p>
        </w:tc>
        <w:tc>
          <w:tcPr>
            <w:tcW w:w="0" w:type="auto"/>
            <w:vAlign w:val="center"/>
            <w:hideMark/>
            <w:tcPrChange w:id="660"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453B927" w14:textId="77777777" w:rsidR="000D710A" w:rsidRPr="000D710A" w:rsidRDefault="000D710A">
            <w:pPr>
              <w:jc w:val="center"/>
              <w:rPr>
                <w:ins w:id="661" w:author="Phạm Hoàn Mỹ" w:date="2026-06-11T01:36:00Z"/>
                <w:b/>
                <w:bCs/>
                <w:lang w:val="en-US"/>
                <w:rPrChange w:id="662" w:author="Phạm Hoàn Mỹ" w:date="2026-06-11T01:36:00Z" w16du:dateUtc="2026-06-10T18:36:00Z">
                  <w:rPr>
                    <w:ins w:id="663" w:author="Phạm Hoàn Mỹ" w:date="2026-06-11T01:36:00Z"/>
                    <w:lang w:val="en-US"/>
                  </w:rPr>
                </w:rPrChange>
              </w:rPr>
              <w:pPrChange w:id="664" w:author="Phạm Hoàn Mỹ" w:date="2026-06-11T01:37:00Z" w16du:dateUtc="2026-06-10T18:37:00Z">
                <w:pPr/>
              </w:pPrChange>
            </w:pPr>
            <w:ins w:id="665" w:author="Phạm Hoàn Mỹ" w:date="2026-06-11T01:36:00Z">
              <w:r w:rsidRPr="000D710A">
                <w:rPr>
                  <w:b/>
                  <w:bCs/>
                  <w:lang w:val="en-US"/>
                  <w:rPrChange w:id="666" w:author="Phạm Hoàn Mỹ" w:date="2026-06-11T01:36:00Z" w16du:dateUtc="2026-06-10T18:36:00Z">
                    <w:rPr>
                      <w:lang w:val="en-US"/>
                    </w:rPr>
                  </w:rPrChange>
                </w:rPr>
                <w:t>Phân hệ</w:t>
              </w:r>
            </w:ins>
          </w:p>
        </w:tc>
      </w:tr>
      <w:tr w:rsidR="000D710A" w:rsidRPr="000D710A" w14:paraId="75B4E174" w14:textId="77777777" w:rsidTr="000D710A">
        <w:trPr>
          <w:trHeight w:val="315"/>
          <w:ins w:id="667" w:author="Phạm Hoàn Mỹ" w:date="2026-06-11T01:36:00Z"/>
          <w:trPrChange w:id="668" w:author="Phạm Hoàn Mỹ" w:date="2026-06-11T01:37:00Z" w16du:dateUtc="2026-06-10T18:37:00Z">
            <w:trPr>
              <w:gridBefore w:val="1"/>
              <w:trHeight w:val="315"/>
            </w:trPr>
          </w:trPrChange>
        </w:trPr>
        <w:tc>
          <w:tcPr>
            <w:tcW w:w="1728" w:type="dxa"/>
            <w:vAlign w:val="center"/>
            <w:hideMark/>
            <w:tcPrChange w:id="669"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230996F" w14:textId="77777777" w:rsidR="000D710A" w:rsidRPr="000D710A" w:rsidRDefault="000D710A">
            <w:pPr>
              <w:jc w:val="center"/>
              <w:rPr>
                <w:ins w:id="670" w:author="Phạm Hoàn Mỹ" w:date="2026-06-11T01:36:00Z"/>
                <w:lang w:val="en-US"/>
              </w:rPr>
              <w:pPrChange w:id="671" w:author="Phạm Hoàn Mỹ" w:date="2026-06-11T01:36:00Z" w16du:dateUtc="2026-06-10T18:36:00Z">
                <w:pPr/>
              </w:pPrChange>
            </w:pPr>
            <w:ins w:id="672" w:author="Phạm Hoàn Mỹ" w:date="2026-06-11T01:36:00Z">
              <w:r w:rsidRPr="000D710A">
                <w:rPr>
                  <w:lang w:val="en-US"/>
                </w:rPr>
                <w:t>POST</w:t>
              </w:r>
            </w:ins>
          </w:p>
        </w:tc>
        <w:tc>
          <w:tcPr>
            <w:tcW w:w="2340" w:type="dxa"/>
            <w:vAlign w:val="center"/>
            <w:hideMark/>
            <w:tcPrChange w:id="673"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D7B1D00" w14:textId="77777777" w:rsidR="000D710A" w:rsidRPr="002568A9" w:rsidRDefault="000D710A">
            <w:pPr>
              <w:jc w:val="center"/>
              <w:rPr>
                <w:ins w:id="674" w:author="Phạm Hoàn Mỹ" w:date="2026-06-11T01:36:00Z"/>
                <w:color w:val="E36C0A" w:themeColor="accent6" w:themeShade="BF"/>
                <w:lang w:val="en-US"/>
              </w:rPr>
              <w:pPrChange w:id="675" w:author="Phạm Hoàn Mỹ" w:date="2026-06-11T01:36:00Z" w16du:dateUtc="2026-06-10T18:36:00Z">
                <w:pPr/>
              </w:pPrChange>
            </w:pPr>
            <w:ins w:id="676" w:author="Phạm Hoàn Mỹ" w:date="2026-06-11T01:36:00Z">
              <w:r w:rsidRPr="002568A9">
                <w:rPr>
                  <w:color w:val="E36C0A" w:themeColor="accent6" w:themeShade="BF"/>
                  <w:lang w:val="en-US"/>
                </w:rPr>
                <w:t>/api/auth/login</w:t>
              </w:r>
            </w:ins>
          </w:p>
        </w:tc>
        <w:tc>
          <w:tcPr>
            <w:tcW w:w="0" w:type="auto"/>
            <w:vAlign w:val="center"/>
            <w:hideMark/>
            <w:tcPrChange w:id="677"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714757F" w14:textId="77777777" w:rsidR="000D710A" w:rsidRPr="000D710A" w:rsidRDefault="000D710A">
            <w:pPr>
              <w:jc w:val="both"/>
              <w:rPr>
                <w:ins w:id="678" w:author="Phạm Hoàn Mỹ" w:date="2026-06-11T01:36:00Z"/>
                <w:lang w:val="en-US"/>
              </w:rPr>
              <w:pPrChange w:id="679" w:author="Phạm Hoàn Mỹ" w:date="2026-06-11T01:38:00Z" w16du:dateUtc="2026-06-10T18:38:00Z">
                <w:pPr/>
              </w:pPrChange>
            </w:pPr>
            <w:ins w:id="680" w:author="Phạm Hoàn Mỹ" w:date="2026-06-11T01:36:00Z">
              <w:r w:rsidRPr="000D710A">
                <w:rPr>
                  <w:lang w:val="en-US"/>
                </w:rPr>
                <w:t>Xác thực người dùng và sinh JWT Token. Hỗ trợ cơ chế đăng nhập đa nền tảng (Email/Social).</w:t>
              </w:r>
            </w:ins>
          </w:p>
        </w:tc>
        <w:tc>
          <w:tcPr>
            <w:tcW w:w="0" w:type="auto"/>
            <w:vAlign w:val="center"/>
            <w:hideMark/>
            <w:tcPrChange w:id="681"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6EC6393" w14:textId="77777777" w:rsidR="000D710A" w:rsidRPr="000D710A" w:rsidRDefault="000D710A">
            <w:pPr>
              <w:jc w:val="center"/>
              <w:rPr>
                <w:ins w:id="682" w:author="Phạm Hoàn Mỹ" w:date="2026-06-11T01:36:00Z"/>
                <w:lang w:val="en-US"/>
              </w:rPr>
              <w:pPrChange w:id="683" w:author="Phạm Hoàn Mỹ" w:date="2026-06-11T01:36:00Z" w16du:dateUtc="2026-06-10T18:36:00Z">
                <w:pPr/>
              </w:pPrChange>
            </w:pPr>
            <w:ins w:id="684" w:author="Phạm Hoàn Mỹ" w:date="2026-06-11T01:36:00Z">
              <w:r w:rsidRPr="000D710A">
                <w:rPr>
                  <w:lang w:val="en-US"/>
                </w:rPr>
                <w:t>Tài khoản</w:t>
              </w:r>
            </w:ins>
          </w:p>
        </w:tc>
      </w:tr>
      <w:tr w:rsidR="000D710A" w:rsidRPr="000D710A" w14:paraId="2928241A" w14:textId="77777777" w:rsidTr="000D710A">
        <w:trPr>
          <w:trHeight w:val="315"/>
          <w:ins w:id="685" w:author="Phạm Hoàn Mỹ" w:date="2026-06-11T01:36:00Z"/>
          <w:trPrChange w:id="686" w:author="Phạm Hoàn Mỹ" w:date="2026-06-11T01:37:00Z" w16du:dateUtc="2026-06-10T18:37:00Z">
            <w:trPr>
              <w:gridBefore w:val="1"/>
              <w:trHeight w:val="315"/>
            </w:trPr>
          </w:trPrChange>
        </w:trPr>
        <w:tc>
          <w:tcPr>
            <w:tcW w:w="1728" w:type="dxa"/>
            <w:vAlign w:val="center"/>
            <w:hideMark/>
            <w:tcPrChange w:id="687"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373A244A" w14:textId="77777777" w:rsidR="000D710A" w:rsidRPr="000D710A" w:rsidRDefault="000D710A">
            <w:pPr>
              <w:jc w:val="center"/>
              <w:rPr>
                <w:ins w:id="688" w:author="Phạm Hoàn Mỹ" w:date="2026-06-11T01:36:00Z"/>
                <w:lang w:val="en-US"/>
              </w:rPr>
              <w:pPrChange w:id="689" w:author="Phạm Hoàn Mỹ" w:date="2026-06-11T01:36:00Z" w16du:dateUtc="2026-06-10T18:36:00Z">
                <w:pPr/>
              </w:pPrChange>
            </w:pPr>
            <w:ins w:id="690" w:author="Phạm Hoàn Mỹ" w:date="2026-06-11T01:36:00Z">
              <w:r w:rsidRPr="000D710A">
                <w:rPr>
                  <w:lang w:val="en-US"/>
                </w:rPr>
                <w:t>GET</w:t>
              </w:r>
            </w:ins>
          </w:p>
        </w:tc>
        <w:tc>
          <w:tcPr>
            <w:tcW w:w="2340" w:type="dxa"/>
            <w:vAlign w:val="center"/>
            <w:hideMark/>
            <w:tcPrChange w:id="691"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C8EFC2E" w14:textId="77777777" w:rsidR="000D710A" w:rsidRPr="002568A9" w:rsidRDefault="000D710A">
            <w:pPr>
              <w:jc w:val="center"/>
              <w:rPr>
                <w:ins w:id="692" w:author="Phạm Hoàn Mỹ" w:date="2026-06-11T01:36:00Z"/>
                <w:color w:val="E36C0A" w:themeColor="accent6" w:themeShade="BF"/>
                <w:lang w:val="en-US"/>
              </w:rPr>
              <w:pPrChange w:id="693" w:author="Phạm Hoàn Mỹ" w:date="2026-06-11T01:36:00Z" w16du:dateUtc="2026-06-10T18:36:00Z">
                <w:pPr/>
              </w:pPrChange>
            </w:pPr>
            <w:ins w:id="694" w:author="Phạm Hoàn Mỹ" w:date="2026-06-11T01:36:00Z">
              <w:r w:rsidRPr="002568A9">
                <w:rPr>
                  <w:color w:val="E36C0A" w:themeColor="accent6" w:themeShade="BF"/>
                  <w:lang w:val="en-US"/>
                </w:rPr>
                <w:t>/api/v1/cards/sync</w:t>
              </w:r>
            </w:ins>
          </w:p>
        </w:tc>
        <w:tc>
          <w:tcPr>
            <w:tcW w:w="0" w:type="auto"/>
            <w:vAlign w:val="center"/>
            <w:hideMark/>
            <w:tcPrChange w:id="695"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246D4DA0" w14:textId="3C4687D8" w:rsidR="000D710A" w:rsidRPr="000D710A" w:rsidRDefault="000D710A">
            <w:pPr>
              <w:jc w:val="both"/>
              <w:rPr>
                <w:ins w:id="696" w:author="Phạm Hoàn Mỹ" w:date="2026-06-11T01:36:00Z"/>
                <w:lang w:val="en-US"/>
              </w:rPr>
              <w:pPrChange w:id="697" w:author="Phạm Hoàn Mỹ" w:date="2026-06-11T01:38:00Z" w16du:dateUtc="2026-06-10T18:38:00Z">
                <w:pPr/>
              </w:pPrChange>
            </w:pPr>
            <w:ins w:id="698" w:author="Phạm Hoàn Mỹ" w:date="2026-06-11T01:36:00Z">
              <w:r w:rsidRPr="000D710A">
                <w:rPr>
                  <w:lang w:val="en-US"/>
                </w:rPr>
                <w:t xml:space="preserve">Cơ chế </w:t>
              </w:r>
              <w:r w:rsidRPr="00714C3C">
                <w:rPr>
                  <w:b/>
                  <w:bCs/>
                  <w:color w:val="000000" w:themeColor="text1"/>
                  <w:lang w:val="en-US"/>
                </w:rPr>
                <w:t>Delta Sync</w:t>
              </w:r>
              <w:r w:rsidRPr="000D710A">
                <w:rPr>
                  <w:lang w:val="en-US"/>
                </w:rPr>
                <w:t xml:space="preserve"> (Đồng bộ phần thừa). Yêu cầu tham số </w:t>
              </w:r>
            </w:ins>
            <w:r w:rsidR="00714C3C" w:rsidRPr="00714C3C">
              <w:rPr>
                <w:color w:val="E36C0A" w:themeColor="accent6" w:themeShade="BF"/>
                <w:lang w:val="en-US"/>
              </w:rPr>
              <w:t>`</w:t>
            </w:r>
            <w:ins w:id="699" w:author="Phạm Hoàn Mỹ" w:date="2026-06-11T01:36:00Z">
              <w:r w:rsidRPr="00714C3C">
                <w:rPr>
                  <w:color w:val="E36C0A" w:themeColor="accent6" w:themeShade="BF"/>
                  <w:lang w:val="en-US"/>
                </w:rPr>
                <w:t>lastSyncTime</w:t>
              </w:r>
            </w:ins>
            <w:r w:rsidR="00714C3C" w:rsidRPr="00714C3C">
              <w:rPr>
                <w:color w:val="E36C0A" w:themeColor="accent6" w:themeShade="BF"/>
                <w:lang w:val="en-US"/>
              </w:rPr>
              <w:t>`</w:t>
            </w:r>
            <w:ins w:id="700" w:author="Phạm Hoàn Mỹ" w:date="2026-06-11T01:36:00Z">
              <w:r w:rsidRPr="000D710A">
                <w:rPr>
                  <w:lang w:val="en-US"/>
                </w:rPr>
                <w:t xml:space="preserve"> để server chỉ trả về những thẻ bài mới hoặc bị sửa đổi, tối ưu băng thông cho kiến trúc Local-First.</w:t>
              </w:r>
            </w:ins>
          </w:p>
        </w:tc>
        <w:tc>
          <w:tcPr>
            <w:tcW w:w="0" w:type="auto"/>
            <w:vAlign w:val="center"/>
            <w:hideMark/>
            <w:tcPrChange w:id="701"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1047AF98" w14:textId="77777777" w:rsidR="000D710A" w:rsidRPr="000D710A" w:rsidRDefault="000D710A">
            <w:pPr>
              <w:jc w:val="center"/>
              <w:rPr>
                <w:ins w:id="702" w:author="Phạm Hoàn Mỹ" w:date="2026-06-11T01:36:00Z"/>
                <w:lang w:val="en-US"/>
              </w:rPr>
              <w:pPrChange w:id="703" w:author="Phạm Hoàn Mỹ" w:date="2026-06-11T01:36:00Z" w16du:dateUtc="2026-06-10T18:36:00Z">
                <w:pPr/>
              </w:pPrChange>
            </w:pPr>
            <w:ins w:id="704" w:author="Phạm Hoàn Mỹ" w:date="2026-06-11T01:36:00Z">
              <w:r w:rsidRPr="000D710A">
                <w:rPr>
                  <w:lang w:val="en-US"/>
                </w:rPr>
                <w:t>Hệ thống</w:t>
              </w:r>
            </w:ins>
          </w:p>
        </w:tc>
      </w:tr>
      <w:tr w:rsidR="000D710A" w:rsidRPr="000D710A" w14:paraId="71EB7FD1" w14:textId="77777777" w:rsidTr="000D710A">
        <w:trPr>
          <w:trHeight w:val="315"/>
          <w:ins w:id="705" w:author="Phạm Hoàn Mỹ" w:date="2026-06-11T01:36:00Z"/>
          <w:trPrChange w:id="706" w:author="Phạm Hoàn Mỹ" w:date="2026-06-11T01:37:00Z" w16du:dateUtc="2026-06-10T18:37:00Z">
            <w:trPr>
              <w:gridBefore w:val="1"/>
              <w:trHeight w:val="315"/>
            </w:trPr>
          </w:trPrChange>
        </w:trPr>
        <w:tc>
          <w:tcPr>
            <w:tcW w:w="1728" w:type="dxa"/>
            <w:vAlign w:val="center"/>
            <w:hideMark/>
            <w:tcPrChange w:id="707"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03FDB0AC" w14:textId="77777777" w:rsidR="000D710A" w:rsidRPr="000D710A" w:rsidRDefault="000D710A">
            <w:pPr>
              <w:jc w:val="center"/>
              <w:rPr>
                <w:ins w:id="708" w:author="Phạm Hoàn Mỹ" w:date="2026-06-11T01:36:00Z"/>
                <w:lang w:val="en-US"/>
              </w:rPr>
              <w:pPrChange w:id="709" w:author="Phạm Hoàn Mỹ" w:date="2026-06-11T01:36:00Z" w16du:dateUtc="2026-06-10T18:36:00Z">
                <w:pPr/>
              </w:pPrChange>
            </w:pPr>
            <w:ins w:id="710" w:author="Phạm Hoàn Mỹ" w:date="2026-06-11T01:36:00Z">
              <w:r w:rsidRPr="000D710A">
                <w:rPr>
                  <w:lang w:val="en-US"/>
                </w:rPr>
                <w:t>POST</w:t>
              </w:r>
            </w:ins>
          </w:p>
        </w:tc>
        <w:tc>
          <w:tcPr>
            <w:tcW w:w="2340" w:type="dxa"/>
            <w:vAlign w:val="center"/>
            <w:hideMark/>
            <w:tcPrChange w:id="711"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366F64F1" w14:textId="77777777" w:rsidR="000D710A" w:rsidRPr="002568A9" w:rsidRDefault="000D710A">
            <w:pPr>
              <w:jc w:val="center"/>
              <w:rPr>
                <w:ins w:id="712" w:author="Phạm Hoàn Mỹ" w:date="2026-06-11T01:36:00Z"/>
                <w:color w:val="E36C0A" w:themeColor="accent6" w:themeShade="BF"/>
                <w:lang w:val="en-US"/>
              </w:rPr>
              <w:pPrChange w:id="713" w:author="Phạm Hoàn Mỹ" w:date="2026-06-11T01:36:00Z" w16du:dateUtc="2026-06-10T18:36:00Z">
                <w:pPr/>
              </w:pPrChange>
            </w:pPr>
            <w:ins w:id="714" w:author="Phạm Hoàn Mỹ" w:date="2026-06-11T01:36:00Z">
              <w:r w:rsidRPr="002568A9">
                <w:rPr>
                  <w:color w:val="E36C0A" w:themeColor="accent6" w:themeShade="BF"/>
                  <w:lang w:val="en-US"/>
                </w:rPr>
                <w:t>/api/gacha/spin/{packId}</w:t>
              </w:r>
            </w:ins>
          </w:p>
        </w:tc>
        <w:tc>
          <w:tcPr>
            <w:tcW w:w="0" w:type="auto"/>
            <w:vAlign w:val="center"/>
            <w:hideMark/>
            <w:tcPrChange w:id="715"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6A803CB4" w14:textId="6C5EC1FF" w:rsidR="000D710A" w:rsidRPr="000D710A" w:rsidRDefault="000D710A">
            <w:pPr>
              <w:jc w:val="both"/>
              <w:rPr>
                <w:ins w:id="716" w:author="Phạm Hoàn Mỹ" w:date="2026-06-11T01:36:00Z"/>
                <w:lang w:val="en-US"/>
              </w:rPr>
              <w:pPrChange w:id="717" w:author="Phạm Hoàn Mỹ" w:date="2026-06-11T01:38:00Z" w16du:dateUtc="2026-06-10T18:38:00Z">
                <w:pPr/>
              </w:pPrChange>
            </w:pPr>
            <w:ins w:id="718" w:author="Phạm Hoàn Mỹ" w:date="2026-06-11T01:36:00Z">
              <w:r w:rsidRPr="000D710A">
                <w:rPr>
                  <w:lang w:val="en-US"/>
                </w:rPr>
                <w:t xml:space="preserve">Giao dịch quay thẻ Gacha. Gọi thuật toán TRNG nhiễu khí quyển để sinh kết quả ngẫu nhiên, lưu </w:t>
              </w:r>
              <w:r w:rsidRPr="000D710A">
                <w:rPr>
                  <w:lang w:val="en-US"/>
                </w:rPr>
                <w:lastRenderedPageBreak/>
                <w:t xml:space="preserve">lịch sử và cấp thẻ trong một </w:t>
              </w:r>
            </w:ins>
            <w:r w:rsidR="00714C3C" w:rsidRPr="00714C3C">
              <w:rPr>
                <w:color w:val="E36C0A" w:themeColor="accent6" w:themeShade="BF"/>
                <w:lang w:val="en-US"/>
              </w:rPr>
              <w:t>`</w:t>
            </w:r>
            <w:ins w:id="719" w:author="Phạm Hoàn Mỹ" w:date="2026-06-11T01:36:00Z">
              <w:r w:rsidRPr="00714C3C">
                <w:rPr>
                  <w:color w:val="E36C0A" w:themeColor="accent6" w:themeShade="BF"/>
                  <w:lang w:val="en-US"/>
                </w:rPr>
                <w:t>@Transactional</w:t>
              </w:r>
            </w:ins>
            <w:r w:rsidR="00714C3C" w:rsidRPr="00714C3C">
              <w:rPr>
                <w:color w:val="E36C0A" w:themeColor="accent6" w:themeShade="BF"/>
                <w:lang w:val="en-US"/>
              </w:rPr>
              <w:t>`</w:t>
            </w:r>
            <w:ins w:id="720" w:author="Phạm Hoàn Mỹ" w:date="2026-06-11T01:36:00Z">
              <w:r w:rsidRPr="000D710A">
                <w:rPr>
                  <w:lang w:val="en-US"/>
                </w:rPr>
                <w:t xml:space="preserve"> thống nhất.</w:t>
              </w:r>
            </w:ins>
          </w:p>
        </w:tc>
        <w:tc>
          <w:tcPr>
            <w:tcW w:w="0" w:type="auto"/>
            <w:vAlign w:val="center"/>
            <w:hideMark/>
            <w:tcPrChange w:id="721"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4A5A659" w14:textId="77777777" w:rsidR="000D710A" w:rsidRPr="000D710A" w:rsidRDefault="000D710A">
            <w:pPr>
              <w:jc w:val="center"/>
              <w:rPr>
                <w:ins w:id="722" w:author="Phạm Hoàn Mỹ" w:date="2026-06-11T01:36:00Z"/>
                <w:lang w:val="en-US"/>
              </w:rPr>
              <w:pPrChange w:id="723" w:author="Phạm Hoàn Mỹ" w:date="2026-06-11T01:36:00Z" w16du:dateUtc="2026-06-10T18:36:00Z">
                <w:pPr/>
              </w:pPrChange>
            </w:pPr>
            <w:ins w:id="724" w:author="Phạm Hoàn Mỹ" w:date="2026-06-11T01:36:00Z">
              <w:r w:rsidRPr="000D710A">
                <w:rPr>
                  <w:lang w:val="en-US"/>
                </w:rPr>
                <w:lastRenderedPageBreak/>
                <w:t>Gameplay</w:t>
              </w:r>
            </w:ins>
          </w:p>
        </w:tc>
      </w:tr>
      <w:tr w:rsidR="000D710A" w:rsidRPr="000D710A" w14:paraId="5A003D92" w14:textId="77777777" w:rsidTr="000D710A">
        <w:trPr>
          <w:trHeight w:val="315"/>
          <w:ins w:id="725" w:author="Phạm Hoàn Mỹ" w:date="2026-06-11T01:36:00Z"/>
          <w:trPrChange w:id="726" w:author="Phạm Hoàn Mỹ" w:date="2026-06-11T01:37:00Z" w16du:dateUtc="2026-06-10T18:37:00Z">
            <w:trPr>
              <w:gridBefore w:val="1"/>
              <w:trHeight w:val="315"/>
            </w:trPr>
          </w:trPrChange>
        </w:trPr>
        <w:tc>
          <w:tcPr>
            <w:tcW w:w="1728" w:type="dxa"/>
            <w:vAlign w:val="center"/>
            <w:hideMark/>
            <w:tcPrChange w:id="727"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72936CCF" w14:textId="77777777" w:rsidR="000D710A" w:rsidRPr="000D710A" w:rsidRDefault="000D710A">
            <w:pPr>
              <w:jc w:val="center"/>
              <w:rPr>
                <w:ins w:id="728" w:author="Phạm Hoàn Mỹ" w:date="2026-06-11T01:36:00Z"/>
                <w:lang w:val="en-US"/>
              </w:rPr>
              <w:pPrChange w:id="729" w:author="Phạm Hoàn Mỹ" w:date="2026-06-11T01:36:00Z" w16du:dateUtc="2026-06-10T18:36:00Z">
                <w:pPr/>
              </w:pPrChange>
            </w:pPr>
            <w:ins w:id="730" w:author="Phạm Hoàn Mỹ" w:date="2026-06-11T01:36:00Z">
              <w:r w:rsidRPr="000D710A">
                <w:rPr>
                  <w:lang w:val="en-US"/>
                </w:rPr>
                <w:t>POST</w:t>
              </w:r>
            </w:ins>
          </w:p>
        </w:tc>
        <w:tc>
          <w:tcPr>
            <w:tcW w:w="2340" w:type="dxa"/>
            <w:vAlign w:val="center"/>
            <w:hideMark/>
            <w:tcPrChange w:id="731"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1CC23305" w14:textId="77777777" w:rsidR="000D710A" w:rsidRPr="002568A9" w:rsidRDefault="000D710A">
            <w:pPr>
              <w:jc w:val="center"/>
              <w:rPr>
                <w:ins w:id="732" w:author="Phạm Hoàn Mỹ" w:date="2026-06-11T01:36:00Z"/>
                <w:color w:val="E36C0A" w:themeColor="accent6" w:themeShade="BF"/>
                <w:lang w:val="en-US"/>
              </w:rPr>
              <w:pPrChange w:id="733" w:author="Phạm Hoàn Mỹ" w:date="2026-06-11T01:36:00Z" w16du:dateUtc="2026-06-10T18:36:00Z">
                <w:pPr/>
              </w:pPrChange>
            </w:pPr>
            <w:ins w:id="734" w:author="Phạm Hoàn Mỹ" w:date="2026-06-11T01:36:00Z">
              <w:r w:rsidRPr="002568A9">
                <w:rPr>
                  <w:color w:val="E36C0A" w:themeColor="accent6" w:themeShade="BF"/>
                  <w:lang w:val="en-US"/>
                </w:rPr>
                <w:t>/api/cards/upgrade</w:t>
              </w:r>
            </w:ins>
          </w:p>
        </w:tc>
        <w:tc>
          <w:tcPr>
            <w:tcW w:w="0" w:type="auto"/>
            <w:vAlign w:val="center"/>
            <w:hideMark/>
            <w:tcPrChange w:id="735"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612BF6FE" w14:textId="0DD9F66E" w:rsidR="000D710A" w:rsidRPr="000D710A" w:rsidRDefault="000D710A">
            <w:pPr>
              <w:jc w:val="both"/>
              <w:rPr>
                <w:ins w:id="736" w:author="Phạm Hoàn Mỹ" w:date="2026-06-11T01:36:00Z"/>
                <w:lang w:val="en-US"/>
              </w:rPr>
              <w:pPrChange w:id="737" w:author="Phạm Hoàn Mỹ" w:date="2026-06-11T01:38:00Z" w16du:dateUtc="2026-06-10T18:38:00Z">
                <w:pPr/>
              </w:pPrChange>
            </w:pPr>
            <w:ins w:id="738" w:author="Phạm Hoàn Mỹ" w:date="2026-06-11T01:36:00Z">
              <w:r w:rsidRPr="000D710A">
                <w:rPr>
                  <w:lang w:val="en-US"/>
                </w:rPr>
                <w:t xml:space="preserve">Giao dịch đập thẻ (Cơ chế FO4). Truyền vào </w:t>
              </w:r>
            </w:ins>
            <w:r w:rsidR="00714C3C" w:rsidRPr="00714C3C">
              <w:rPr>
                <w:color w:val="E36C0A" w:themeColor="accent6" w:themeShade="BF"/>
                <w:lang w:val="en-US"/>
              </w:rPr>
              <w:t>`</w:t>
            </w:r>
            <w:ins w:id="739" w:author="Phạm Hoàn Mỹ" w:date="2026-06-11T01:36:00Z">
              <w:r w:rsidRPr="00714C3C">
                <w:rPr>
                  <w:color w:val="E36C0A" w:themeColor="accent6" w:themeShade="BF"/>
                  <w:lang w:val="en-US"/>
                </w:rPr>
                <w:t>baseCardId</w:t>
              </w:r>
            </w:ins>
            <w:r w:rsidR="00714C3C" w:rsidRPr="00714C3C">
              <w:rPr>
                <w:color w:val="E36C0A" w:themeColor="accent6" w:themeShade="BF"/>
                <w:lang w:val="en-US"/>
              </w:rPr>
              <w:t>`</w:t>
            </w:r>
            <w:ins w:id="740" w:author="Phạm Hoàn Mỹ" w:date="2026-06-11T01:36:00Z">
              <w:r w:rsidRPr="000D710A">
                <w:rPr>
                  <w:lang w:val="en-US"/>
                </w:rPr>
                <w:t xml:space="preserve"> và mảng materialIds. Thực thi Pessimistic Lock để khóa mọi thẻ bài liên quan, ngăn triệt để Double-spending.</w:t>
              </w:r>
            </w:ins>
          </w:p>
        </w:tc>
        <w:tc>
          <w:tcPr>
            <w:tcW w:w="0" w:type="auto"/>
            <w:vAlign w:val="center"/>
            <w:hideMark/>
            <w:tcPrChange w:id="741"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6EAF669B" w14:textId="77777777" w:rsidR="000D710A" w:rsidRPr="000D710A" w:rsidRDefault="000D710A">
            <w:pPr>
              <w:jc w:val="center"/>
              <w:rPr>
                <w:ins w:id="742" w:author="Phạm Hoàn Mỹ" w:date="2026-06-11T01:36:00Z"/>
                <w:lang w:val="en-US"/>
              </w:rPr>
              <w:pPrChange w:id="743" w:author="Phạm Hoàn Mỹ" w:date="2026-06-11T01:36:00Z" w16du:dateUtc="2026-06-10T18:36:00Z">
                <w:pPr/>
              </w:pPrChange>
            </w:pPr>
            <w:ins w:id="744" w:author="Phạm Hoàn Mỹ" w:date="2026-06-11T01:36:00Z">
              <w:r w:rsidRPr="000D710A">
                <w:rPr>
                  <w:lang w:val="en-US"/>
                </w:rPr>
                <w:t>Gameplay</w:t>
              </w:r>
            </w:ins>
          </w:p>
        </w:tc>
      </w:tr>
      <w:tr w:rsidR="000D710A" w:rsidRPr="000D710A" w14:paraId="2D3AD92F" w14:textId="77777777" w:rsidTr="000D710A">
        <w:trPr>
          <w:trHeight w:val="315"/>
          <w:ins w:id="745" w:author="Phạm Hoàn Mỹ" w:date="2026-06-11T01:36:00Z"/>
          <w:trPrChange w:id="746" w:author="Phạm Hoàn Mỹ" w:date="2026-06-11T01:37:00Z" w16du:dateUtc="2026-06-10T18:37:00Z">
            <w:trPr>
              <w:gridBefore w:val="1"/>
              <w:trHeight w:val="315"/>
            </w:trPr>
          </w:trPrChange>
        </w:trPr>
        <w:tc>
          <w:tcPr>
            <w:tcW w:w="1728" w:type="dxa"/>
            <w:vAlign w:val="center"/>
            <w:hideMark/>
            <w:tcPrChange w:id="747"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646EE38" w14:textId="77777777" w:rsidR="000D710A" w:rsidRPr="000D710A" w:rsidRDefault="000D710A">
            <w:pPr>
              <w:jc w:val="center"/>
              <w:rPr>
                <w:ins w:id="748" w:author="Phạm Hoàn Mỹ" w:date="2026-06-11T01:36:00Z"/>
                <w:lang w:val="en-US"/>
              </w:rPr>
              <w:pPrChange w:id="749" w:author="Phạm Hoàn Mỹ" w:date="2026-06-11T01:36:00Z" w16du:dateUtc="2026-06-10T18:36:00Z">
                <w:pPr/>
              </w:pPrChange>
            </w:pPr>
            <w:ins w:id="750" w:author="Phạm Hoàn Mỹ" w:date="2026-06-11T01:36:00Z">
              <w:r w:rsidRPr="000D710A">
                <w:rPr>
                  <w:lang w:val="en-US"/>
                </w:rPr>
                <w:t>POST</w:t>
              </w:r>
            </w:ins>
          </w:p>
        </w:tc>
        <w:tc>
          <w:tcPr>
            <w:tcW w:w="2340" w:type="dxa"/>
            <w:vAlign w:val="center"/>
            <w:hideMark/>
            <w:tcPrChange w:id="751"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7A2DAE8F" w14:textId="77777777" w:rsidR="000D710A" w:rsidRPr="002568A9" w:rsidRDefault="000D710A">
            <w:pPr>
              <w:jc w:val="center"/>
              <w:rPr>
                <w:ins w:id="752" w:author="Phạm Hoàn Mỹ" w:date="2026-06-11T01:36:00Z"/>
                <w:color w:val="E36C0A" w:themeColor="accent6" w:themeShade="BF"/>
                <w:lang w:val="en-US"/>
              </w:rPr>
              <w:pPrChange w:id="753" w:author="Phạm Hoàn Mỹ" w:date="2026-06-11T01:36:00Z" w16du:dateUtc="2026-06-10T18:36:00Z">
                <w:pPr/>
              </w:pPrChange>
            </w:pPr>
            <w:ins w:id="754" w:author="Phạm Hoàn Mỹ" w:date="2026-06-11T01:36:00Z">
              <w:r w:rsidRPr="002568A9">
                <w:rPr>
                  <w:color w:val="E36C0A" w:themeColor="accent6" w:themeShade="BF"/>
                  <w:lang w:val="en-US"/>
                </w:rPr>
                <w:t>/api/mailbox/claim-all</w:t>
              </w:r>
            </w:ins>
          </w:p>
        </w:tc>
        <w:tc>
          <w:tcPr>
            <w:tcW w:w="0" w:type="auto"/>
            <w:vAlign w:val="center"/>
            <w:hideMark/>
            <w:tcPrChange w:id="755"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58EAA72" w14:textId="77777777" w:rsidR="000D710A" w:rsidRPr="000D710A" w:rsidRDefault="000D710A">
            <w:pPr>
              <w:jc w:val="both"/>
              <w:rPr>
                <w:ins w:id="756" w:author="Phạm Hoàn Mỹ" w:date="2026-06-11T01:36:00Z"/>
                <w:lang w:val="en-US"/>
              </w:rPr>
              <w:pPrChange w:id="757" w:author="Phạm Hoàn Mỹ" w:date="2026-06-11T01:38:00Z" w16du:dateUtc="2026-06-10T18:38:00Z">
                <w:pPr/>
              </w:pPrChange>
            </w:pPr>
            <w:ins w:id="758" w:author="Phạm Hoàn Mỹ" w:date="2026-06-11T01:36:00Z">
              <w:r w:rsidRPr="000D710A">
                <w:rPr>
                  <w:lang w:val="en-US"/>
                </w:rPr>
                <w:t>Nhận tất cả thư phần thưởng trong một lần quét. Sử dụng batch update để gom tổng tài nguyên cộng vào tài khoản người chơi với hiệu suất cao nhất.</w:t>
              </w:r>
            </w:ins>
          </w:p>
        </w:tc>
        <w:tc>
          <w:tcPr>
            <w:tcW w:w="0" w:type="auto"/>
            <w:vAlign w:val="center"/>
            <w:hideMark/>
            <w:tcPrChange w:id="759"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0D2DB30E" w14:textId="77777777" w:rsidR="000D710A" w:rsidRPr="000D710A" w:rsidRDefault="000D710A">
            <w:pPr>
              <w:jc w:val="center"/>
              <w:rPr>
                <w:ins w:id="760" w:author="Phạm Hoàn Mỹ" w:date="2026-06-11T01:36:00Z"/>
                <w:lang w:val="en-US"/>
              </w:rPr>
              <w:pPrChange w:id="761" w:author="Phạm Hoàn Mỹ" w:date="2026-06-11T01:36:00Z" w16du:dateUtc="2026-06-10T18:36:00Z">
                <w:pPr/>
              </w:pPrChange>
            </w:pPr>
            <w:ins w:id="762" w:author="Phạm Hoàn Mỹ" w:date="2026-06-11T01:36:00Z">
              <w:r w:rsidRPr="000D710A">
                <w:rPr>
                  <w:lang w:val="en-US"/>
                </w:rPr>
                <w:t>Xã hội</w:t>
              </w:r>
            </w:ins>
          </w:p>
        </w:tc>
      </w:tr>
      <w:tr w:rsidR="000D710A" w:rsidRPr="000D710A" w14:paraId="02052B4E" w14:textId="77777777" w:rsidTr="000D710A">
        <w:trPr>
          <w:trHeight w:val="315"/>
          <w:ins w:id="763" w:author="Phạm Hoàn Mỹ" w:date="2026-06-11T01:36:00Z"/>
          <w:trPrChange w:id="764" w:author="Phạm Hoàn Mỹ" w:date="2026-06-11T01:37:00Z" w16du:dateUtc="2026-06-10T18:37:00Z">
            <w:trPr>
              <w:gridBefore w:val="1"/>
              <w:trHeight w:val="315"/>
            </w:trPr>
          </w:trPrChange>
        </w:trPr>
        <w:tc>
          <w:tcPr>
            <w:tcW w:w="1728" w:type="dxa"/>
            <w:vAlign w:val="center"/>
            <w:hideMark/>
            <w:tcPrChange w:id="765"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5AAA349" w14:textId="77777777" w:rsidR="000D710A" w:rsidRPr="000D710A" w:rsidRDefault="000D710A">
            <w:pPr>
              <w:jc w:val="center"/>
              <w:rPr>
                <w:ins w:id="766" w:author="Phạm Hoàn Mỹ" w:date="2026-06-11T01:36:00Z"/>
                <w:lang w:val="en-US"/>
              </w:rPr>
              <w:pPrChange w:id="767" w:author="Phạm Hoàn Mỹ" w:date="2026-06-11T01:36:00Z" w16du:dateUtc="2026-06-10T18:36:00Z">
                <w:pPr/>
              </w:pPrChange>
            </w:pPr>
            <w:ins w:id="768" w:author="Phạm Hoàn Mỹ" w:date="2026-06-11T01:36:00Z">
              <w:r w:rsidRPr="000D710A">
                <w:rPr>
                  <w:lang w:val="en-US"/>
                </w:rPr>
                <w:t>WS</w:t>
              </w:r>
            </w:ins>
          </w:p>
        </w:tc>
        <w:tc>
          <w:tcPr>
            <w:tcW w:w="2340" w:type="dxa"/>
            <w:vAlign w:val="center"/>
            <w:hideMark/>
            <w:tcPrChange w:id="769"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3E46FEBD" w14:textId="77777777" w:rsidR="000D710A" w:rsidRPr="002568A9" w:rsidRDefault="000D710A">
            <w:pPr>
              <w:jc w:val="center"/>
              <w:rPr>
                <w:ins w:id="770" w:author="Phạm Hoàn Mỹ" w:date="2026-06-11T01:36:00Z"/>
                <w:color w:val="E36C0A" w:themeColor="accent6" w:themeShade="BF"/>
                <w:lang w:val="en-US"/>
              </w:rPr>
              <w:pPrChange w:id="771" w:author="Phạm Hoàn Mỹ" w:date="2026-06-11T01:36:00Z" w16du:dateUtc="2026-06-10T18:36:00Z">
                <w:pPr/>
              </w:pPrChange>
            </w:pPr>
            <w:ins w:id="772" w:author="Phạm Hoàn Mỹ" w:date="2026-06-11T01:36:00Z">
              <w:r w:rsidRPr="002568A9">
                <w:rPr>
                  <w:color w:val="E36C0A" w:themeColor="accent6" w:themeShade="BF"/>
                  <w:lang w:val="en-US"/>
                </w:rPr>
                <w:t>/ws/chat</w:t>
              </w:r>
            </w:ins>
          </w:p>
        </w:tc>
        <w:tc>
          <w:tcPr>
            <w:tcW w:w="0" w:type="auto"/>
            <w:vAlign w:val="center"/>
            <w:hideMark/>
            <w:tcPrChange w:id="773"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4A75C9F" w14:textId="77777777" w:rsidR="000D710A" w:rsidRPr="000D710A" w:rsidRDefault="000D710A">
            <w:pPr>
              <w:jc w:val="both"/>
              <w:rPr>
                <w:ins w:id="774" w:author="Phạm Hoàn Mỹ" w:date="2026-06-11T01:36:00Z"/>
                <w:lang w:val="en-US"/>
              </w:rPr>
              <w:pPrChange w:id="775" w:author="Phạm Hoàn Mỹ" w:date="2026-06-11T01:38:00Z" w16du:dateUtc="2026-06-10T18:38:00Z">
                <w:pPr/>
              </w:pPrChange>
            </w:pPr>
            <w:ins w:id="776" w:author="Phạm Hoàn Mỹ" w:date="2026-06-11T01:36:00Z">
              <w:r w:rsidRPr="000D710A">
                <w:rPr>
                  <w:lang w:val="en-US"/>
                </w:rPr>
                <w:t>Kênh kết nối WebSocket (Sử dụng STOMP Protocol) phục vụ cơ chế Pub/Sub cho tính năng Chat thế giới và nhắn tin riêng tư thời gian thực (Real-time).</w:t>
              </w:r>
            </w:ins>
          </w:p>
        </w:tc>
        <w:tc>
          <w:tcPr>
            <w:tcW w:w="0" w:type="auto"/>
            <w:vAlign w:val="center"/>
            <w:hideMark/>
            <w:tcPrChange w:id="777"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63990FEF" w14:textId="77777777" w:rsidR="000D710A" w:rsidRPr="000D710A" w:rsidRDefault="000D710A">
            <w:pPr>
              <w:jc w:val="center"/>
              <w:rPr>
                <w:ins w:id="778" w:author="Phạm Hoàn Mỹ" w:date="2026-06-11T01:36:00Z"/>
                <w:lang w:val="en-US"/>
              </w:rPr>
              <w:pPrChange w:id="779" w:author="Phạm Hoàn Mỹ" w:date="2026-06-11T01:36:00Z" w16du:dateUtc="2026-06-10T18:36:00Z">
                <w:pPr/>
              </w:pPrChange>
            </w:pPr>
            <w:ins w:id="780" w:author="Phạm Hoàn Mỹ" w:date="2026-06-11T01:36:00Z">
              <w:r w:rsidRPr="000D710A">
                <w:rPr>
                  <w:lang w:val="en-US"/>
                </w:rPr>
                <w:t>Xã hội</w:t>
              </w:r>
            </w:ins>
          </w:p>
        </w:tc>
      </w:tr>
    </w:tbl>
    <w:p w14:paraId="75FC2B5E" w14:textId="77777777" w:rsidR="002C6CFF" w:rsidRPr="002C6CFF" w:rsidRDefault="002C6CFF" w:rsidP="002C6CFF">
      <w:pPr>
        <w:rPr>
          <w:ins w:id="781" w:author="Phạm Hoàn Mỹ" w:date="2026-06-11T00:52:00Z" w16du:dateUtc="2026-06-10T17:52:00Z"/>
          <w:lang w:val="en-US"/>
        </w:rPr>
      </w:pPr>
    </w:p>
    <w:p w14:paraId="467B14C3" w14:textId="40C6CDD9" w:rsidR="002C6CFF" w:rsidRPr="00714C3C" w:rsidRDefault="00714C3C" w:rsidP="00714C3C">
      <w:pPr>
        <w:jc w:val="both"/>
        <w:rPr>
          <w:b/>
          <w:bCs/>
          <w:i/>
          <w:iCs/>
          <w:lang w:val="en-US"/>
        </w:rPr>
        <w:pPrChange w:id="782" w:author="Phạm Hoàn Mỹ" w:date="2026-06-11T00:51:00Z" w16du:dateUtc="2026-06-10T17:51:00Z">
          <w:pPr>
            <w:pStyle w:val="Heading1"/>
          </w:pPr>
        </w:pPrChange>
      </w:pPr>
      <w:r w:rsidRPr="00714C3C">
        <w:rPr>
          <w:b/>
          <w:bCs/>
          <w:i/>
          <w:iCs/>
        </w:rPr>
        <w:t xml:space="preserve">Lưu ý: Tất cả các API trừ </w:t>
      </w:r>
      <w:r w:rsidRPr="00714C3C">
        <w:rPr>
          <w:b/>
          <w:bCs/>
          <w:i/>
          <w:iCs/>
          <w:color w:val="E36C0A" w:themeColor="accent6" w:themeShade="BF"/>
        </w:rPr>
        <w:t>`/auth`</w:t>
      </w:r>
      <w:r w:rsidRPr="00714C3C">
        <w:rPr>
          <w:b/>
          <w:bCs/>
          <w:i/>
          <w:iCs/>
        </w:rPr>
        <w:t xml:space="preserve"> đều phải đính kèm Header </w:t>
      </w:r>
      <w:r w:rsidRPr="00714C3C">
        <w:rPr>
          <w:b/>
          <w:bCs/>
          <w:i/>
          <w:iCs/>
          <w:color w:val="E36C0A" w:themeColor="accent6" w:themeShade="BF"/>
        </w:rPr>
        <w:t>`Authorization: Bearer &lt;token&gt;`</w:t>
      </w:r>
      <w:r w:rsidRPr="00714C3C">
        <w:rPr>
          <w:b/>
          <w:bCs/>
          <w:i/>
          <w:iCs/>
        </w:rPr>
        <w:t xml:space="preserve"> để đi qua bộ lọc JWT Filter của Spring Security. Mọi endpoint trả về danh sách đều được cấu hình hỗ trợ phân trang </w:t>
      </w:r>
      <w:r w:rsidRPr="00714C3C">
        <w:rPr>
          <w:b/>
          <w:bCs/>
          <w:i/>
          <w:iCs/>
          <w:color w:val="E36C0A" w:themeColor="accent6" w:themeShade="BF"/>
        </w:rPr>
        <w:t>`Pageable`</w:t>
      </w:r>
      <w:r w:rsidRPr="00714C3C">
        <w:rPr>
          <w:b/>
          <w:bCs/>
          <w:i/>
          <w:iCs/>
        </w:rPr>
        <w:t xml:space="preserve"> để tránh OOM - Out of Memory cho Mobile Client.</w:t>
      </w:r>
    </w:p>
    <w:p w14:paraId="6786AFA5" w14:textId="77777777" w:rsidR="00FB5442" w:rsidRPr="00A5343C" w:rsidRDefault="00FB5442" w:rsidP="00FB5442">
      <w:pPr>
        <w:pStyle w:val="Heading2"/>
        <w:rPr>
          <w:rFonts w:cs="Times New Roman"/>
          <w:lang w:val="en-US"/>
        </w:rPr>
      </w:pPr>
      <w:bookmarkStart w:id="783" w:name="_Toc367742508"/>
      <w:r w:rsidRPr="00A5343C">
        <w:rPr>
          <w:rFonts w:cs="Times New Roman"/>
          <w:lang w:val="en-US"/>
        </w:rPr>
        <w:lastRenderedPageBreak/>
        <w:t>Chủ đề cấp độ 2</w:t>
      </w:r>
      <w:bookmarkEnd w:id="783"/>
    </w:p>
    <w:p w14:paraId="350D432E" w14:textId="77777777" w:rsidR="00126A4E" w:rsidRPr="00A5343C" w:rsidRDefault="00126A4E" w:rsidP="00126A4E">
      <w:pPr>
        <w:rPr>
          <w:rFonts w:cs="Times New Roman"/>
          <w:szCs w:val="26"/>
          <w:lang w:val="en-US"/>
        </w:rPr>
      </w:pPr>
      <w:r w:rsidRPr="00A5343C">
        <w:rPr>
          <w:rFonts w:cs="Times New Roman"/>
          <w:szCs w:val="26"/>
          <w:lang w:val="en-US"/>
        </w:rPr>
        <w:t>Nội dung …………………</w:t>
      </w:r>
    </w:p>
    <w:p w14:paraId="58D70750" w14:textId="77777777" w:rsidR="00126A4E" w:rsidRPr="00A5343C" w:rsidRDefault="00126A4E" w:rsidP="00126A4E">
      <w:pPr>
        <w:rPr>
          <w:rFonts w:cs="Times New Roman"/>
          <w:szCs w:val="26"/>
          <w:lang w:val="en-US"/>
        </w:rPr>
      </w:pPr>
      <w:r w:rsidRPr="00A5343C">
        <w:rPr>
          <w:rFonts w:cs="Times New Roman"/>
          <w:szCs w:val="26"/>
          <w:lang w:val="en-US"/>
        </w:rPr>
        <w:t>Nội dung………………….</w:t>
      </w:r>
    </w:p>
    <w:p w14:paraId="4C406C77" w14:textId="77777777" w:rsidR="00FB5442" w:rsidRPr="00A5343C" w:rsidRDefault="00FB5442" w:rsidP="00FB5442">
      <w:pPr>
        <w:pStyle w:val="Heading3"/>
        <w:rPr>
          <w:rFonts w:cs="Times New Roman"/>
          <w:lang w:val="en-US"/>
        </w:rPr>
      </w:pPr>
      <w:bookmarkStart w:id="784" w:name="_Toc367742509"/>
      <w:r w:rsidRPr="00A5343C">
        <w:rPr>
          <w:rFonts w:cs="Times New Roman"/>
          <w:lang w:val="en-US"/>
        </w:rPr>
        <w:t>Chủ đề cấp độ 3</w:t>
      </w:r>
      <w:bookmarkEnd w:id="784"/>
    </w:p>
    <w:p w14:paraId="5E8DFA5A" w14:textId="77777777" w:rsidR="00FB5442" w:rsidRPr="00A5343C" w:rsidRDefault="00FB5442" w:rsidP="00FB5442">
      <w:pPr>
        <w:pStyle w:val="Heading4"/>
        <w:rPr>
          <w:rFonts w:cs="Times New Roman"/>
          <w:lang w:val="en-US"/>
        </w:rPr>
      </w:pPr>
      <w:bookmarkStart w:id="785" w:name="_Toc367742510"/>
      <w:r w:rsidRPr="00A5343C">
        <w:rPr>
          <w:rFonts w:cs="Times New Roman"/>
          <w:lang w:val="en-US"/>
        </w:rPr>
        <w:t>Chủ đề cấp độ 4</w:t>
      </w:r>
      <w:bookmarkEnd w:id="785"/>
    </w:p>
    <w:p w14:paraId="07CA48D5" w14:textId="77777777" w:rsidR="00FB5442" w:rsidRPr="00A5343C" w:rsidRDefault="00FB5442" w:rsidP="00FB5442">
      <w:pPr>
        <w:pStyle w:val="Heading2"/>
        <w:rPr>
          <w:rFonts w:cs="Times New Roman"/>
          <w:lang w:val="en-US"/>
        </w:rPr>
      </w:pPr>
      <w:bookmarkStart w:id="786" w:name="_Toc367742511"/>
      <w:r w:rsidRPr="00A5343C">
        <w:rPr>
          <w:rFonts w:cs="Times New Roman"/>
          <w:lang w:val="en-US"/>
        </w:rPr>
        <w:t>Chủ đề cấp độ 2</w:t>
      </w:r>
      <w:bookmarkEnd w:id="786"/>
    </w:p>
    <w:p w14:paraId="7658C9B3" w14:textId="77777777" w:rsidR="00B520EA" w:rsidRPr="00A5343C" w:rsidRDefault="00B520EA" w:rsidP="00B520EA">
      <w:pPr>
        <w:rPr>
          <w:rFonts w:cs="Times New Roman"/>
          <w:lang w:val="en-US"/>
        </w:rPr>
      </w:pPr>
    </w:p>
    <w:p w14:paraId="473ECC51" w14:textId="77777777" w:rsidR="00B520EA" w:rsidRPr="00A5343C" w:rsidRDefault="00B520EA" w:rsidP="00B520EA">
      <w:pPr>
        <w:rPr>
          <w:rFonts w:cs="Times New Roman"/>
          <w:lang w:val="en-US"/>
        </w:rPr>
        <w:sectPr w:rsidR="00B520EA" w:rsidRPr="00A5343C" w:rsidSect="007F4B40">
          <w:pgSz w:w="11906" w:h="16838"/>
          <w:pgMar w:top="1701" w:right="1134" w:bottom="1985" w:left="1985" w:header="708" w:footer="708" w:gutter="0"/>
          <w:cols w:space="708"/>
          <w:docGrid w:linePitch="360"/>
        </w:sectPr>
      </w:pPr>
    </w:p>
    <w:p w14:paraId="4F3115AB" w14:textId="77777777" w:rsidR="00B520EA" w:rsidRPr="00A5343C" w:rsidRDefault="00B520EA" w:rsidP="00B520EA">
      <w:pPr>
        <w:pStyle w:val="Title"/>
        <w:rPr>
          <w:rFonts w:cs="Times New Roman"/>
          <w:lang w:val="en-US"/>
        </w:rPr>
      </w:pPr>
      <w:r w:rsidRPr="00A5343C">
        <w:rPr>
          <w:rFonts w:cs="Times New Roman"/>
          <w:lang w:val="en-US"/>
        </w:rPr>
        <w:lastRenderedPageBreak/>
        <w:t>TÀI LIỆU THAM KHẢO</w:t>
      </w:r>
    </w:p>
    <w:p w14:paraId="29191D96" w14:textId="77777777" w:rsidR="00B520EA" w:rsidRPr="00A5343C" w:rsidRDefault="005D7BC1" w:rsidP="00B520EA">
      <w:pPr>
        <w:rPr>
          <w:rFonts w:cs="Times New Roman"/>
          <w:szCs w:val="26"/>
          <w:lang w:val="en-US"/>
        </w:rPr>
      </w:pPr>
      <w:r w:rsidRPr="00A5343C">
        <w:rPr>
          <w:rFonts w:cs="Times New Roman"/>
          <w:szCs w:val="26"/>
          <w:lang w:val="en-US"/>
        </w:rPr>
        <w:t>Theo chuẩn IEEE</w:t>
      </w:r>
    </w:p>
    <w:sectPr w:rsidR="00B520EA" w:rsidRPr="00A5343C"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E91E8" w14:textId="77777777" w:rsidR="00E36821" w:rsidRDefault="00E36821" w:rsidP="00C05CE5">
      <w:pPr>
        <w:spacing w:after="0" w:line="240" w:lineRule="auto"/>
      </w:pPr>
      <w:r>
        <w:separator/>
      </w:r>
    </w:p>
  </w:endnote>
  <w:endnote w:type="continuationSeparator" w:id="0">
    <w:p w14:paraId="3E483980" w14:textId="77777777" w:rsidR="00E36821" w:rsidRDefault="00E36821"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18829349" w14:textId="77777777" w:rsidR="00C05CE5" w:rsidRDefault="001C4790" w:rsidP="00C05CE5">
        <w:pPr>
          <w:pStyle w:val="Footer"/>
          <w:pBdr>
            <w:top w:val="double" w:sz="4" w:space="1" w:color="auto"/>
          </w:pBdr>
          <w:jc w:val="center"/>
        </w:pPr>
        <w:r>
          <w:fldChar w:fldCharType="begin"/>
        </w:r>
        <w:r w:rsidR="00C05CE5">
          <w:instrText xml:space="preserve"> PAGE   \* MERGEFORMAT </w:instrText>
        </w:r>
        <w:r>
          <w:fldChar w:fldCharType="separate"/>
        </w:r>
        <w:r w:rsidR="008A1280">
          <w:rPr>
            <w:noProof/>
          </w:rPr>
          <w:t>5</w:t>
        </w:r>
        <w:r>
          <w:rPr>
            <w:noProof/>
          </w:rPr>
          <w:fldChar w:fldCharType="end"/>
        </w:r>
      </w:p>
    </w:sdtContent>
  </w:sdt>
  <w:p w14:paraId="645919FB"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C0CDE" w14:textId="77777777" w:rsidR="00E36821" w:rsidRDefault="00E36821" w:rsidP="00C05CE5">
      <w:pPr>
        <w:spacing w:after="0" w:line="240" w:lineRule="auto"/>
      </w:pPr>
      <w:r>
        <w:separator/>
      </w:r>
    </w:p>
  </w:footnote>
  <w:footnote w:type="continuationSeparator" w:id="0">
    <w:p w14:paraId="3A45715C" w14:textId="77777777" w:rsidR="00E36821" w:rsidRDefault="00E36821"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34D"/>
    <w:multiLevelType w:val="multilevel"/>
    <w:tmpl w:val="2C3ECB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 w15:restartNumberingAfterBreak="0">
    <w:nsid w:val="05D57896"/>
    <w:multiLevelType w:val="hybridMultilevel"/>
    <w:tmpl w:val="26AAAB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25CE0302"/>
    <w:multiLevelType w:val="hybridMultilevel"/>
    <w:tmpl w:val="02C6B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26E4202A"/>
    <w:multiLevelType w:val="hybridMultilevel"/>
    <w:tmpl w:val="325A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065299"/>
    <w:multiLevelType w:val="hybridMultilevel"/>
    <w:tmpl w:val="DA6E6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22" w15:restartNumberingAfterBreak="0">
    <w:nsid w:val="2C3A7460"/>
    <w:multiLevelType w:val="hybridMultilevel"/>
    <w:tmpl w:val="920C53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17B5471"/>
    <w:multiLevelType w:val="hybridMultilevel"/>
    <w:tmpl w:val="81ECE05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7" w15:restartNumberingAfterBreak="0">
    <w:nsid w:val="4D836916"/>
    <w:multiLevelType w:val="hybridMultilevel"/>
    <w:tmpl w:val="5A1A2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4E7E6D9C"/>
    <w:multiLevelType w:val="hybridMultilevel"/>
    <w:tmpl w:val="AE34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BD24C62"/>
    <w:multiLevelType w:val="hybridMultilevel"/>
    <w:tmpl w:val="0F601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F4D565D"/>
    <w:multiLevelType w:val="multilevel"/>
    <w:tmpl w:val="80887786"/>
    <w:lvl w:ilvl="0">
      <w:start w:val="1"/>
      <w:numFmt w:val="decimal"/>
      <w:pStyle w:val="Heading1"/>
      <w:lvlText w:val="Chương %1."/>
      <w:lvlJc w:val="left"/>
      <w:pPr>
        <w:ind w:left="927"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1287" w:hanging="360"/>
      </w:pPr>
      <w:rPr>
        <w:rFonts w:hint="default"/>
      </w:rPr>
    </w:lvl>
    <w:lvl w:ilvl="2">
      <w:start w:val="1"/>
      <w:numFmt w:val="decimal"/>
      <w:pStyle w:val="Heading3"/>
      <w:lvlText w:val="%1.%2.%3."/>
      <w:lvlJc w:val="left"/>
      <w:pPr>
        <w:ind w:left="1647" w:hanging="360"/>
      </w:pPr>
      <w:rPr>
        <w:rFonts w:hint="default"/>
      </w:rPr>
    </w:lvl>
    <w:lvl w:ilvl="3">
      <w:start w:val="1"/>
      <w:numFmt w:val="decimal"/>
      <w:pStyle w:val="Heading4"/>
      <w:lvlText w:val="%1.%2.%3.%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4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54C5BAE"/>
    <w:multiLevelType w:val="hybridMultilevel"/>
    <w:tmpl w:val="B1908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8"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6A3130B3"/>
    <w:multiLevelType w:val="hybridMultilevel"/>
    <w:tmpl w:val="23642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3" w15:restartNumberingAfterBreak="0">
    <w:nsid w:val="7519151A"/>
    <w:multiLevelType w:val="hybridMultilevel"/>
    <w:tmpl w:val="96608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55"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7" w15:restartNumberingAfterBreak="0">
    <w:nsid w:val="7BA53B22"/>
    <w:multiLevelType w:val="hybridMultilevel"/>
    <w:tmpl w:val="930A7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1310985369">
    <w:abstractNumId w:val="47"/>
  </w:num>
  <w:num w:numId="2" w16cid:durableId="172765568">
    <w:abstractNumId w:val="27"/>
  </w:num>
  <w:num w:numId="3" w16cid:durableId="846408151">
    <w:abstractNumId w:val="40"/>
  </w:num>
  <w:num w:numId="4" w16cid:durableId="147407412">
    <w:abstractNumId w:val="7"/>
  </w:num>
  <w:num w:numId="5" w16cid:durableId="17894957">
    <w:abstractNumId w:val="32"/>
  </w:num>
  <w:num w:numId="6" w16cid:durableId="1333685004">
    <w:abstractNumId w:val="3"/>
  </w:num>
  <w:num w:numId="7" w16cid:durableId="2135321197">
    <w:abstractNumId w:val="24"/>
  </w:num>
  <w:num w:numId="8" w16cid:durableId="27535921">
    <w:abstractNumId w:val="39"/>
  </w:num>
  <w:num w:numId="9" w16cid:durableId="2076856122">
    <w:abstractNumId w:val="52"/>
  </w:num>
  <w:num w:numId="10" w16cid:durableId="30956430">
    <w:abstractNumId w:val="4"/>
  </w:num>
  <w:num w:numId="11" w16cid:durableId="190807809">
    <w:abstractNumId w:val="56"/>
  </w:num>
  <w:num w:numId="12" w16cid:durableId="1550603019">
    <w:abstractNumId w:val="45"/>
  </w:num>
  <w:num w:numId="13" w16cid:durableId="573927581">
    <w:abstractNumId w:val="34"/>
  </w:num>
  <w:num w:numId="14" w16cid:durableId="1332680519">
    <w:abstractNumId w:val="29"/>
  </w:num>
  <w:num w:numId="15" w16cid:durableId="1094937430">
    <w:abstractNumId w:val="33"/>
  </w:num>
  <w:num w:numId="16" w16cid:durableId="553202427">
    <w:abstractNumId w:val="2"/>
  </w:num>
  <w:num w:numId="17" w16cid:durableId="1431704653">
    <w:abstractNumId w:val="26"/>
  </w:num>
  <w:num w:numId="18" w16cid:durableId="793209030">
    <w:abstractNumId w:val="48"/>
  </w:num>
  <w:num w:numId="19" w16cid:durableId="552931728">
    <w:abstractNumId w:val="54"/>
  </w:num>
  <w:num w:numId="20" w16cid:durableId="1030956413">
    <w:abstractNumId w:val="8"/>
  </w:num>
  <w:num w:numId="21" w16cid:durableId="341932728">
    <w:abstractNumId w:val="30"/>
  </w:num>
  <w:num w:numId="22" w16cid:durableId="38626462">
    <w:abstractNumId w:val="10"/>
  </w:num>
  <w:num w:numId="23" w16cid:durableId="1702824349">
    <w:abstractNumId w:val="20"/>
  </w:num>
  <w:num w:numId="24" w16cid:durableId="987325648">
    <w:abstractNumId w:val="13"/>
  </w:num>
  <w:num w:numId="25" w16cid:durableId="2138646999">
    <w:abstractNumId w:val="5"/>
  </w:num>
  <w:num w:numId="26" w16cid:durableId="1454791576">
    <w:abstractNumId w:val="9"/>
  </w:num>
  <w:num w:numId="27" w16cid:durableId="1664620042">
    <w:abstractNumId w:val="11"/>
  </w:num>
  <w:num w:numId="28" w16cid:durableId="1520394624">
    <w:abstractNumId w:val="25"/>
  </w:num>
  <w:num w:numId="29" w16cid:durableId="299115392">
    <w:abstractNumId w:val="6"/>
  </w:num>
  <w:num w:numId="30" w16cid:durableId="1374960538">
    <w:abstractNumId w:val="21"/>
  </w:num>
  <w:num w:numId="31" w16cid:durableId="1238126091">
    <w:abstractNumId w:val="15"/>
  </w:num>
  <w:num w:numId="32" w16cid:durableId="1981492938">
    <w:abstractNumId w:val="19"/>
  </w:num>
  <w:num w:numId="33" w16cid:durableId="1126045876">
    <w:abstractNumId w:val="23"/>
  </w:num>
  <w:num w:numId="34" w16cid:durableId="203950243">
    <w:abstractNumId w:val="16"/>
  </w:num>
  <w:num w:numId="35" w16cid:durableId="1928883520">
    <w:abstractNumId w:val="36"/>
  </w:num>
  <w:num w:numId="36" w16cid:durableId="1799376653">
    <w:abstractNumId w:val="58"/>
  </w:num>
  <w:num w:numId="37" w16cid:durableId="1078753211">
    <w:abstractNumId w:val="17"/>
  </w:num>
  <w:num w:numId="38" w16cid:durableId="941187423">
    <w:abstractNumId w:val="44"/>
  </w:num>
  <w:num w:numId="39" w16cid:durableId="1306080735">
    <w:abstractNumId w:val="42"/>
  </w:num>
  <w:num w:numId="40" w16cid:durableId="1428886196">
    <w:abstractNumId w:val="35"/>
  </w:num>
  <w:num w:numId="41" w16cid:durableId="1953706877">
    <w:abstractNumId w:val="28"/>
  </w:num>
  <w:num w:numId="42" w16cid:durableId="1533154089">
    <w:abstractNumId w:val="50"/>
  </w:num>
  <w:num w:numId="43" w16cid:durableId="1964771646">
    <w:abstractNumId w:val="55"/>
  </w:num>
  <w:num w:numId="44" w16cid:durableId="749233904">
    <w:abstractNumId w:val="43"/>
  </w:num>
  <w:num w:numId="45" w16cid:durableId="1908370116">
    <w:abstractNumId w:val="51"/>
  </w:num>
  <w:num w:numId="46" w16cid:durableId="358432264">
    <w:abstractNumId w:val="0"/>
  </w:num>
  <w:num w:numId="47" w16cid:durableId="1324234479">
    <w:abstractNumId w:val="14"/>
  </w:num>
  <w:num w:numId="48" w16cid:durableId="207644654">
    <w:abstractNumId w:val="41"/>
  </w:num>
  <w:num w:numId="49" w16cid:durableId="607931730">
    <w:abstractNumId w:val="1"/>
  </w:num>
  <w:num w:numId="50" w16cid:durableId="44185062">
    <w:abstractNumId w:val="57"/>
  </w:num>
  <w:num w:numId="51" w16cid:durableId="1120106723">
    <w:abstractNumId w:val="46"/>
  </w:num>
  <w:num w:numId="52" w16cid:durableId="1284537220">
    <w:abstractNumId w:val="37"/>
  </w:num>
  <w:num w:numId="53" w16cid:durableId="762410703">
    <w:abstractNumId w:val="31"/>
  </w:num>
  <w:num w:numId="54" w16cid:durableId="2053574340">
    <w:abstractNumId w:val="22"/>
  </w:num>
  <w:num w:numId="55" w16cid:durableId="1180849855">
    <w:abstractNumId w:val="12"/>
  </w:num>
  <w:num w:numId="56" w16cid:durableId="29503200">
    <w:abstractNumId w:val="53"/>
  </w:num>
  <w:num w:numId="57" w16cid:durableId="1300650635">
    <w:abstractNumId w:val="38"/>
  </w:num>
  <w:num w:numId="58" w16cid:durableId="7875272">
    <w:abstractNumId w:val="49"/>
  </w:num>
  <w:num w:numId="59" w16cid:durableId="1325666552">
    <w:abstractNumId w:val="18"/>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ạm Hoàn Mỹ">
    <w15:presenceInfo w15:providerId="AD" w15:userId="S::24521094@ms.uit.edu.vn::a333ebb4-30de-4704-b0ec-01b0c8e998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5475D"/>
    <w:rsid w:val="00092675"/>
    <w:rsid w:val="000B6220"/>
    <w:rsid w:val="000D05A7"/>
    <w:rsid w:val="000D1BA3"/>
    <w:rsid w:val="000D710A"/>
    <w:rsid w:val="000E1AE6"/>
    <w:rsid w:val="00107B78"/>
    <w:rsid w:val="00126A4E"/>
    <w:rsid w:val="00133FE2"/>
    <w:rsid w:val="00191FE2"/>
    <w:rsid w:val="001C4790"/>
    <w:rsid w:val="001F247C"/>
    <w:rsid w:val="001F7810"/>
    <w:rsid w:val="002219BF"/>
    <w:rsid w:val="00237ACD"/>
    <w:rsid w:val="002568A9"/>
    <w:rsid w:val="002713FF"/>
    <w:rsid w:val="00275C5D"/>
    <w:rsid w:val="002833B6"/>
    <w:rsid w:val="002B1A4E"/>
    <w:rsid w:val="002B4594"/>
    <w:rsid w:val="002B6D31"/>
    <w:rsid w:val="002C4C76"/>
    <w:rsid w:val="002C6CFF"/>
    <w:rsid w:val="002E3735"/>
    <w:rsid w:val="002F5813"/>
    <w:rsid w:val="0031283F"/>
    <w:rsid w:val="00353B15"/>
    <w:rsid w:val="004028BA"/>
    <w:rsid w:val="004313FE"/>
    <w:rsid w:val="0045053A"/>
    <w:rsid w:val="0047569A"/>
    <w:rsid w:val="00481823"/>
    <w:rsid w:val="004B179B"/>
    <w:rsid w:val="0050039E"/>
    <w:rsid w:val="00503F0E"/>
    <w:rsid w:val="00533C79"/>
    <w:rsid w:val="00536475"/>
    <w:rsid w:val="00572585"/>
    <w:rsid w:val="00590CD8"/>
    <w:rsid w:val="005D7BC1"/>
    <w:rsid w:val="005E05D2"/>
    <w:rsid w:val="005E3724"/>
    <w:rsid w:val="0060104D"/>
    <w:rsid w:val="00610877"/>
    <w:rsid w:val="00645AE9"/>
    <w:rsid w:val="006C7C5D"/>
    <w:rsid w:val="0070411A"/>
    <w:rsid w:val="00714C3C"/>
    <w:rsid w:val="007245E3"/>
    <w:rsid w:val="00745672"/>
    <w:rsid w:val="0075235D"/>
    <w:rsid w:val="007961F1"/>
    <w:rsid w:val="007F4B40"/>
    <w:rsid w:val="00817F7F"/>
    <w:rsid w:val="008A1280"/>
    <w:rsid w:val="008A3151"/>
    <w:rsid w:val="008B1138"/>
    <w:rsid w:val="008F7660"/>
    <w:rsid w:val="009258E1"/>
    <w:rsid w:val="009424D5"/>
    <w:rsid w:val="009B4529"/>
    <w:rsid w:val="009D427A"/>
    <w:rsid w:val="009D7A32"/>
    <w:rsid w:val="009E6DFD"/>
    <w:rsid w:val="009F60F7"/>
    <w:rsid w:val="00A05023"/>
    <w:rsid w:val="00A1090C"/>
    <w:rsid w:val="00A1168A"/>
    <w:rsid w:val="00A3710B"/>
    <w:rsid w:val="00A5343C"/>
    <w:rsid w:val="00A75388"/>
    <w:rsid w:val="00AB268B"/>
    <w:rsid w:val="00B278B0"/>
    <w:rsid w:val="00B30F34"/>
    <w:rsid w:val="00B33DC2"/>
    <w:rsid w:val="00B520EA"/>
    <w:rsid w:val="00B84CBF"/>
    <w:rsid w:val="00B9258D"/>
    <w:rsid w:val="00BC00F3"/>
    <w:rsid w:val="00BE161C"/>
    <w:rsid w:val="00C05CE5"/>
    <w:rsid w:val="00C4635A"/>
    <w:rsid w:val="00C62208"/>
    <w:rsid w:val="00C747D5"/>
    <w:rsid w:val="00CC466D"/>
    <w:rsid w:val="00CE364A"/>
    <w:rsid w:val="00CF53A2"/>
    <w:rsid w:val="00D04657"/>
    <w:rsid w:val="00D14F55"/>
    <w:rsid w:val="00D26DA5"/>
    <w:rsid w:val="00D53AAF"/>
    <w:rsid w:val="00D82279"/>
    <w:rsid w:val="00D8251D"/>
    <w:rsid w:val="00DC43AC"/>
    <w:rsid w:val="00E2244D"/>
    <w:rsid w:val="00E25B95"/>
    <w:rsid w:val="00E32090"/>
    <w:rsid w:val="00E36821"/>
    <w:rsid w:val="00E57AB6"/>
    <w:rsid w:val="00E730AB"/>
    <w:rsid w:val="00E82B95"/>
    <w:rsid w:val="00E85E5E"/>
    <w:rsid w:val="00E90254"/>
    <w:rsid w:val="00E95218"/>
    <w:rsid w:val="00E96E87"/>
    <w:rsid w:val="00EB7951"/>
    <w:rsid w:val="00EE611E"/>
    <w:rsid w:val="00F16C09"/>
    <w:rsid w:val="00F2590E"/>
    <w:rsid w:val="00F300BB"/>
    <w:rsid w:val="00F331EC"/>
    <w:rsid w:val="00F35986"/>
    <w:rsid w:val="00F77DE2"/>
    <w:rsid w:val="00F8256B"/>
    <w:rsid w:val="00FB5442"/>
    <w:rsid w:val="00FB6EE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849E8"/>
  <w15:docId w15:val="{FE9C3A53-D3BB-430E-A863-45906289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151"/>
    <w:pPr>
      <w:spacing w:after="120" w:line="360" w:lineRule="auto"/>
    </w:pPr>
    <w:rPr>
      <w:rFonts w:ascii="Times New Roman" w:hAnsi="Times New Roman"/>
      <w:sz w:val="26"/>
    </w:rPr>
  </w:style>
  <w:style w:type="paragraph" w:styleId="Heading1">
    <w:name w:val="heading 1"/>
    <w:basedOn w:val="Normal"/>
    <w:next w:val="Normal"/>
    <w:link w:val="Heading1Char"/>
    <w:qFormat/>
    <w:rsid w:val="00CF53A2"/>
    <w:pPr>
      <w:keepNext/>
      <w:numPr>
        <w:numId w:val="44"/>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Revision">
    <w:name w:val="Revision"/>
    <w:hidden/>
    <w:uiPriority w:val="99"/>
    <w:semiHidden/>
    <w:rsid w:val="009F60F7"/>
    <w:pPr>
      <w:spacing w:after="0" w:line="240" w:lineRule="auto"/>
    </w:pPr>
    <w:rPr>
      <w:rFonts w:asciiTheme="majorHAnsi" w:hAnsiTheme="majorHAns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95CB9-FE92-4331-9795-6F8E57387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1978</TotalTime>
  <Pages>1</Pages>
  <Words>4011</Words>
  <Characters>22863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Phạm Hoàn Mỹ</cp:lastModifiedBy>
  <cp:revision>2</cp:revision>
  <cp:lastPrinted>2013-11-07T09:17:00Z</cp:lastPrinted>
  <dcterms:created xsi:type="dcterms:W3CDTF">2013-09-22T18:03:00Z</dcterms:created>
  <dcterms:modified xsi:type="dcterms:W3CDTF">2026-06-12T04:55:00Z</dcterms:modified>
</cp:coreProperties>
</file>